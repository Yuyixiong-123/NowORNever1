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C7BF2" w14:textId="757D31C9" w:rsidR="008A752D" w:rsidRDefault="00863398" w:rsidP="00863398">
      <w:pPr>
        <w:pStyle w:val="aa"/>
      </w:pPr>
      <w:r>
        <w:rPr>
          <w:rFonts w:hint="eastAsia"/>
        </w:rPr>
        <w:t>项目申请书</w:t>
      </w:r>
      <w:r w:rsidR="001316B7">
        <w:rPr>
          <w:rFonts w:hint="eastAsia"/>
        </w:rPr>
        <w:t>V</w:t>
      </w:r>
      <w:r w:rsidR="001316B7">
        <w:t>2</w:t>
      </w:r>
      <w:r w:rsidR="00AC7314">
        <w:rPr>
          <w:rFonts w:hint="eastAsia"/>
        </w:rPr>
        <w:t>.</w:t>
      </w:r>
      <w:r w:rsidR="00AC7314">
        <w:t>1</w:t>
      </w:r>
    </w:p>
    <w:p w14:paraId="3EBBA797" w14:textId="77777777" w:rsidR="00DE6CA3" w:rsidRDefault="00DE6CA3" w:rsidP="00DE6CA3">
      <w:pPr>
        <w:ind w:firstLine="480"/>
        <w:rPr>
          <w:color w:val="FF0000"/>
        </w:rPr>
      </w:pPr>
      <w:r>
        <w:rPr>
          <w:rFonts w:hint="eastAsia"/>
          <w:color w:val="FF0000"/>
        </w:rPr>
        <w:t>从部委机关决策者阅读的角度考虑本文</w:t>
      </w:r>
      <w:r w:rsidR="008668B2">
        <w:rPr>
          <w:rFonts w:hint="eastAsia"/>
          <w:color w:val="FF0000"/>
        </w:rPr>
        <w:t>的撰写</w:t>
      </w:r>
      <w:r w:rsidR="00017BFB">
        <w:rPr>
          <w:rFonts w:hint="eastAsia"/>
          <w:color w:val="FF0000"/>
        </w:rPr>
        <w:t>。</w:t>
      </w:r>
    </w:p>
    <w:p w14:paraId="401919EE" w14:textId="4B56FAC8" w:rsidR="006E7258" w:rsidRDefault="00734E8E" w:rsidP="00DE6CA3">
      <w:pPr>
        <w:ind w:firstLine="480"/>
        <w:rPr>
          <w:color w:val="FF0000"/>
        </w:rPr>
      </w:pPr>
      <w:r>
        <w:rPr>
          <w:rFonts w:hint="eastAsia"/>
          <w:color w:val="FF0000"/>
        </w:rPr>
        <w:t>首先自己想明白，然后说服自己，然后说服别人。</w:t>
      </w:r>
    </w:p>
    <w:p w14:paraId="62DFB760" w14:textId="77777777" w:rsidR="006E7258" w:rsidRDefault="006E7258">
      <w:pPr>
        <w:widowControl/>
        <w:spacing w:line="240" w:lineRule="auto"/>
        <w:ind w:firstLineChars="0" w:firstLine="0"/>
        <w:jc w:val="left"/>
        <w:rPr>
          <w:color w:val="FF0000"/>
        </w:rPr>
      </w:pPr>
      <w:r>
        <w:rPr>
          <w:color w:val="FF0000"/>
        </w:rPr>
        <w:br w:type="page"/>
      </w:r>
    </w:p>
    <w:p w14:paraId="1E04A3A4" w14:textId="77777777" w:rsidR="001316B7" w:rsidRDefault="001316B7" w:rsidP="001316B7">
      <w:pPr>
        <w:pStyle w:val="1"/>
      </w:pPr>
      <w:r>
        <w:rPr>
          <w:rFonts w:hint="eastAsia"/>
        </w:rPr>
        <w:lastRenderedPageBreak/>
        <w:t>申请理由</w:t>
      </w:r>
    </w:p>
    <w:p w14:paraId="33069ECC" w14:textId="1F6A5C81" w:rsidR="001316B7" w:rsidRPr="00744456" w:rsidRDefault="001316B7" w:rsidP="001316B7">
      <w:pPr>
        <w:pStyle w:val="2"/>
        <w:rPr>
          <w:highlight w:val="yellow"/>
        </w:rPr>
      </w:pPr>
      <w:r w:rsidRPr="00744456">
        <w:rPr>
          <w:rFonts w:hint="eastAsia"/>
          <w:highlight w:val="yellow"/>
        </w:rPr>
        <w:t>背景意义</w:t>
      </w:r>
    </w:p>
    <w:p w14:paraId="41D5BA50" w14:textId="28C4C5DF" w:rsidR="006E7258" w:rsidRPr="003B42AB" w:rsidRDefault="006E7258" w:rsidP="003B42AB">
      <w:pPr>
        <w:ind w:firstLine="480"/>
      </w:pPr>
      <w:r w:rsidRPr="003B42AB">
        <w:rPr>
          <w:rFonts w:hint="eastAsia"/>
        </w:rPr>
        <w:t>我国是世界上自然灾害最多、损失最严重的国家之一。据民政部统计</w:t>
      </w:r>
      <w:r w:rsidRPr="003B42AB">
        <w:rPr>
          <w:rFonts w:hint="eastAsia"/>
        </w:rPr>
        <w:t>,</w:t>
      </w:r>
      <w:r w:rsidRPr="003B42AB">
        <w:rPr>
          <w:rFonts w:hint="eastAsia"/>
        </w:rPr>
        <w:t>在一般年份，全国受灾人口约</w:t>
      </w:r>
      <w:r w:rsidRPr="003B42AB">
        <w:rPr>
          <w:rFonts w:hint="eastAsia"/>
        </w:rPr>
        <w:t>2</w:t>
      </w:r>
      <w:r w:rsidRPr="003B42AB">
        <w:rPr>
          <w:rFonts w:hint="eastAsia"/>
        </w:rPr>
        <w:t>亿，因灾死亡数千人，直接经济损失达</w:t>
      </w:r>
      <w:r w:rsidRPr="003B42AB">
        <w:rPr>
          <w:rFonts w:hint="eastAsia"/>
        </w:rPr>
        <w:t>2000</w:t>
      </w:r>
      <w:r w:rsidRPr="003B42AB">
        <w:rPr>
          <w:rFonts w:hint="eastAsia"/>
        </w:rPr>
        <w:t>亿元。除自然灾害外，我国的事故灾难、公共卫生、社会安全等突发事件亦时有发生。这些时间和地域上离散分布的灾难给应急救援带来了很大困难</w:t>
      </w:r>
      <w:r w:rsidRPr="003B42AB">
        <w:rPr>
          <w:rFonts w:hint="eastAsia"/>
        </w:rPr>
        <w:t>,</w:t>
      </w:r>
      <w:r w:rsidRPr="003B42AB">
        <w:rPr>
          <w:rFonts w:hint="eastAsia"/>
        </w:rPr>
        <w:t>已经成为影响我国经济发展、社会稳定的重大制约因素。航空手段具有快速、高效、受地理空间限制较少等优势</w:t>
      </w:r>
      <w:r w:rsidRPr="003B42AB">
        <w:rPr>
          <w:rFonts w:hint="eastAsia"/>
        </w:rPr>
        <w:t>,</w:t>
      </w:r>
      <w:r w:rsidR="007C54F7" w:rsidRPr="003B42AB">
        <w:rPr>
          <w:rFonts w:hint="eastAsia"/>
        </w:rPr>
        <w:t>是</w:t>
      </w:r>
      <w:r w:rsidRPr="003B42AB">
        <w:rPr>
          <w:rFonts w:hint="eastAsia"/>
        </w:rPr>
        <w:t>最有效的应急救援手段。大力发展我国航空应急救援能力</w:t>
      </w:r>
      <w:r w:rsidRPr="003B42AB">
        <w:rPr>
          <w:rFonts w:hint="eastAsia"/>
        </w:rPr>
        <w:t>,</w:t>
      </w:r>
      <w:r w:rsidRPr="003B42AB">
        <w:rPr>
          <w:rFonts w:hint="eastAsia"/>
        </w:rPr>
        <w:t>有利于提高我国总体应急救援水平</w:t>
      </w:r>
      <w:r w:rsidRPr="003B42AB">
        <w:rPr>
          <w:rFonts w:hint="eastAsia"/>
        </w:rPr>
        <w:t>,</w:t>
      </w:r>
      <w:r w:rsidRPr="003B42AB">
        <w:rPr>
          <w:rFonts w:hint="eastAsia"/>
        </w:rPr>
        <w:t>可救难于水火</w:t>
      </w:r>
      <w:r w:rsidRPr="003B42AB">
        <w:rPr>
          <w:rFonts w:hint="eastAsia"/>
        </w:rPr>
        <w:t>,</w:t>
      </w:r>
      <w:r w:rsidRPr="003B42AB">
        <w:rPr>
          <w:rFonts w:hint="eastAsia"/>
        </w:rPr>
        <w:t>解民于倒悬</w:t>
      </w:r>
      <w:r w:rsidRPr="003B42AB">
        <w:rPr>
          <w:rFonts w:hint="eastAsia"/>
        </w:rPr>
        <w:t>,</w:t>
      </w:r>
      <w:r w:rsidRPr="003B42AB">
        <w:rPr>
          <w:rFonts w:hint="eastAsia"/>
        </w:rPr>
        <w:t>同时可加快航空产业发展</w:t>
      </w:r>
      <w:r w:rsidRPr="003B42AB">
        <w:rPr>
          <w:rFonts w:hint="eastAsia"/>
        </w:rPr>
        <w:t>,</w:t>
      </w:r>
      <w:r w:rsidRPr="003B42AB">
        <w:rPr>
          <w:rFonts w:hint="eastAsia"/>
        </w:rPr>
        <w:t>改善经济结构</w:t>
      </w:r>
      <w:r w:rsidRPr="003B42AB">
        <w:rPr>
          <w:rFonts w:hint="eastAsia"/>
        </w:rPr>
        <w:t>,</w:t>
      </w:r>
      <w:r w:rsidRPr="003B42AB">
        <w:rPr>
          <w:rFonts w:hint="eastAsia"/>
        </w:rPr>
        <w:t>形成新的经济增长点</w:t>
      </w:r>
      <w:r w:rsidRPr="003B42AB">
        <w:rPr>
          <w:rFonts w:hint="eastAsia"/>
        </w:rPr>
        <w:t>,</w:t>
      </w:r>
      <w:r w:rsidRPr="003B42AB">
        <w:rPr>
          <w:rFonts w:hint="eastAsia"/>
        </w:rPr>
        <w:t>促进内需</w:t>
      </w:r>
      <w:r w:rsidRPr="003B42AB">
        <w:rPr>
          <w:rFonts w:hint="eastAsia"/>
        </w:rPr>
        <w:t>,</w:t>
      </w:r>
      <w:r w:rsidRPr="003B42AB">
        <w:rPr>
          <w:rFonts w:hint="eastAsia"/>
        </w:rPr>
        <w:t>造福人民</w:t>
      </w:r>
      <w:r w:rsidRPr="003B42AB">
        <w:rPr>
          <w:rFonts w:hint="eastAsia"/>
        </w:rPr>
        <w:t>,</w:t>
      </w:r>
      <w:r w:rsidRPr="003B42AB">
        <w:rPr>
          <w:rFonts w:hint="eastAsia"/>
        </w:rPr>
        <w:t>是一项建设和谐社会、安国利民的重大战略举措。</w:t>
      </w:r>
    </w:p>
    <w:p w14:paraId="408A78D0" w14:textId="019BDF4F" w:rsidR="006E7258" w:rsidRPr="003B42AB" w:rsidRDefault="006E7258" w:rsidP="003B42AB">
      <w:pPr>
        <w:ind w:firstLine="480"/>
      </w:pPr>
      <w:r w:rsidRPr="003B42AB">
        <w:rPr>
          <w:rFonts w:hint="eastAsia"/>
        </w:rPr>
        <w:t>习近平总书记指出，在推进我国应急管理体系和能力现代化方面，要加强关键技术研发，提高突发事件响应和处置能力</w:t>
      </w:r>
      <w:r w:rsidR="004C0953" w:rsidRPr="003B42AB">
        <w:rPr>
          <w:rFonts w:hint="eastAsia"/>
        </w:rPr>
        <w:t>，</w:t>
      </w:r>
      <w:r w:rsidRPr="003B42AB">
        <w:rPr>
          <w:rFonts w:hint="eastAsia"/>
        </w:rPr>
        <w:t>要适应科技信息化发展大势，以信息化推进应急管理现代化，提高辅助指挥决策能力、救援实战能力。</w:t>
      </w:r>
      <w:r w:rsidR="00B31AD6" w:rsidRPr="003B42AB">
        <w:rPr>
          <w:rFonts w:hint="eastAsia"/>
        </w:rPr>
        <w:t>因此，</w:t>
      </w:r>
      <w:r w:rsidRPr="003B42AB">
        <w:rPr>
          <w:rFonts w:hint="eastAsia"/>
        </w:rPr>
        <w:t>针对航空应急救援能力的进一步建设的需求十分迫切。我国的应急救援能力需进一步提高，救援模式需进一步优化，各部门协同救援效果需进一步提升。</w:t>
      </w:r>
    </w:p>
    <w:p w14:paraId="6374BD2D" w14:textId="7D93B29C" w:rsidR="006E7258" w:rsidRPr="006E7258" w:rsidRDefault="007A088F" w:rsidP="003B42AB">
      <w:pPr>
        <w:ind w:firstLine="480"/>
      </w:pPr>
      <w:r w:rsidRPr="007A088F">
        <w:rPr>
          <w:rFonts w:hint="eastAsia"/>
        </w:rPr>
        <w:t>北航飞行器体系化设计与运用研究团队</w:t>
      </w:r>
      <w:r w:rsidR="006E7258" w:rsidRPr="003B42AB">
        <w:rPr>
          <w:rFonts w:hint="eastAsia"/>
        </w:rPr>
        <w:t>在航空应急救援方面，综合了北航相关领域多方面学科优势，在工信部、科技部等重大科研项目的支持下，通过自主研发，逐步形成了航空应急救援辅助决策与协同训练平台。基于航空应急救援辅助决策与协同训练平台，逐步形成了</w:t>
      </w:r>
      <w:r w:rsidR="006E7258" w:rsidRPr="003B42AB">
        <w:rPr>
          <w:rFonts w:hint="eastAsia"/>
        </w:rPr>
        <w:t>VR+</w:t>
      </w:r>
      <w:r w:rsidR="006E7258" w:rsidRPr="003B42AB">
        <w:rPr>
          <w:rFonts w:hint="eastAsia"/>
        </w:rPr>
        <w:t>顶层规划</w:t>
      </w:r>
      <w:r w:rsidR="006E7258" w:rsidRPr="003B42AB">
        <w:rPr>
          <w:rFonts w:hint="eastAsia"/>
        </w:rPr>
        <w:t>/</w:t>
      </w:r>
      <w:r w:rsidR="006E7258" w:rsidRPr="003B42AB">
        <w:rPr>
          <w:rFonts w:hint="eastAsia"/>
        </w:rPr>
        <w:t>人员训练</w:t>
      </w:r>
      <w:r w:rsidR="006E7258" w:rsidRPr="003B42AB">
        <w:rPr>
          <w:rFonts w:hint="eastAsia"/>
        </w:rPr>
        <w:t>/</w:t>
      </w:r>
      <w:r w:rsidR="006E7258" w:rsidRPr="003B42AB">
        <w:rPr>
          <w:rFonts w:hint="eastAsia"/>
        </w:rPr>
        <w:t>辅助决策的多场景应用。该平台涵盖航空应急救援辅助决策仿真推演系统和航空应急救援虚拟协同训练系统，通过平台可以实现两个系统层面的有机融合，即辅助决策牵引协同训练，协同训练对辅助决策的方案进行演练，为开展“行动有方、训练有素”的航空应急救援提供支撑。</w:t>
      </w:r>
    </w:p>
    <w:p w14:paraId="2006D83F" w14:textId="77777777" w:rsidR="001316B7" w:rsidRDefault="001316B7" w:rsidP="001316B7">
      <w:pPr>
        <w:pStyle w:val="2"/>
      </w:pPr>
      <w:r>
        <w:rPr>
          <w:rFonts w:hint="eastAsia"/>
        </w:rPr>
        <w:t>目标思路</w:t>
      </w:r>
      <w:r w:rsidR="00EF07EB">
        <w:rPr>
          <w:rFonts w:hint="eastAsia"/>
        </w:rPr>
        <w:t>（</w:t>
      </w:r>
      <w:r w:rsidR="00EF07EB">
        <w:rPr>
          <w:rFonts w:hint="eastAsia"/>
        </w:rPr>
        <w:t>0</w:t>
      </w:r>
      <w:r w:rsidR="00EF07EB">
        <w:t>.5</w:t>
      </w:r>
      <w:r w:rsidR="00EF07EB">
        <w:rPr>
          <w:rFonts w:hint="eastAsia"/>
        </w:rPr>
        <w:t>页</w:t>
      </w:r>
      <w:r w:rsidR="00574BFF">
        <w:rPr>
          <w:rFonts w:hint="eastAsia"/>
        </w:rPr>
        <w:t>，两段话</w:t>
      </w:r>
      <w:r w:rsidR="00EF07EB">
        <w:rPr>
          <w:rFonts w:hint="eastAsia"/>
        </w:rPr>
        <w:t>）</w:t>
      </w:r>
    </w:p>
    <w:p w14:paraId="41A29E16" w14:textId="77777777" w:rsidR="00923488" w:rsidRDefault="00C9183F" w:rsidP="00923488">
      <w:pPr>
        <w:ind w:firstLine="480"/>
      </w:pPr>
      <w:r>
        <w:rPr>
          <w:rFonts w:hint="eastAsia"/>
        </w:rPr>
        <w:t>进行量化的，科学的，可持续拓展的研究，可针对应急管理部等部委的</w:t>
      </w:r>
      <w:r w:rsidR="00655654">
        <w:rPr>
          <w:rFonts w:hint="eastAsia"/>
        </w:rPr>
        <w:t>决策提供</w:t>
      </w:r>
      <w:r w:rsidR="009E038A">
        <w:rPr>
          <w:rFonts w:hint="eastAsia"/>
        </w:rPr>
        <w:t>长期的</w:t>
      </w:r>
      <w:r w:rsidR="00655654">
        <w:rPr>
          <w:rFonts w:hint="eastAsia"/>
        </w:rPr>
        <w:t>辅助支持。</w:t>
      </w:r>
    </w:p>
    <w:p w14:paraId="16978A7C" w14:textId="77777777" w:rsidR="001316B7" w:rsidRDefault="001316B7" w:rsidP="00923488">
      <w:pPr>
        <w:pStyle w:val="2"/>
      </w:pPr>
      <w:r>
        <w:rPr>
          <w:rFonts w:hint="eastAsia"/>
        </w:rPr>
        <w:t>成功案例</w:t>
      </w:r>
      <w:r w:rsidR="003D01D4">
        <w:rPr>
          <w:rFonts w:hint="eastAsia"/>
        </w:rPr>
        <w:t>（</w:t>
      </w:r>
      <w:r w:rsidR="003D01D4">
        <w:rPr>
          <w:rFonts w:hint="eastAsia"/>
        </w:rPr>
        <w:t>2~</w:t>
      </w:r>
      <w:r w:rsidR="003D01D4">
        <w:t>3</w:t>
      </w:r>
      <w:r w:rsidR="003D01D4">
        <w:rPr>
          <w:rFonts w:hint="eastAsia"/>
        </w:rPr>
        <w:t>页）</w:t>
      </w:r>
    </w:p>
    <w:p w14:paraId="4EA87E61" w14:textId="77777777" w:rsidR="00843C35" w:rsidRDefault="003D01D4" w:rsidP="00843C35">
      <w:pPr>
        <w:ind w:firstLine="480"/>
      </w:pPr>
      <w:r>
        <w:rPr>
          <w:rFonts w:hint="eastAsia"/>
        </w:rPr>
        <w:t>从</w:t>
      </w:r>
      <w:r>
        <w:rPr>
          <w:rFonts w:hint="eastAsia"/>
        </w:rPr>
        <w:t>2</w:t>
      </w:r>
      <w:r>
        <w:t>012</w:t>
      </w:r>
      <w:r>
        <w:rPr>
          <w:rFonts w:hint="eastAsia"/>
        </w:rPr>
        <w:t>年承担直升机项目开始的</w:t>
      </w:r>
      <w:r>
        <w:rPr>
          <w:rFonts w:hint="eastAsia"/>
        </w:rPr>
        <w:t>9</w:t>
      </w:r>
      <w:r>
        <w:rPr>
          <w:rFonts w:hint="eastAsia"/>
        </w:rPr>
        <w:t>年</w:t>
      </w:r>
      <w:r w:rsidR="00953A13">
        <w:rPr>
          <w:rFonts w:hint="eastAsia"/>
        </w:rPr>
        <w:t>时间里，本课题组</w:t>
      </w:r>
      <w:r w:rsidR="00EF0503">
        <w:rPr>
          <w:rFonts w:hint="eastAsia"/>
        </w:rPr>
        <w:t>以</w:t>
      </w:r>
      <w:r w:rsidR="00953A13">
        <w:rPr>
          <w:rFonts w:hint="eastAsia"/>
        </w:rPr>
        <w:t>大量的</w:t>
      </w:r>
      <w:r w:rsidR="00EF0503">
        <w:rPr>
          <w:rFonts w:hint="eastAsia"/>
        </w:rPr>
        <w:t>学术研究为基础，承担了大量各部委和科研</w:t>
      </w:r>
      <w:r w:rsidR="005D4679">
        <w:rPr>
          <w:rFonts w:hint="eastAsia"/>
        </w:rPr>
        <w:t>机构</w:t>
      </w:r>
      <w:r w:rsidR="00EF0503">
        <w:rPr>
          <w:rFonts w:hint="eastAsia"/>
        </w:rPr>
        <w:t>的重要项目</w:t>
      </w:r>
    </w:p>
    <w:p w14:paraId="31052615" w14:textId="77777777" w:rsidR="00665D76" w:rsidRDefault="00665D76" w:rsidP="00843C35">
      <w:pPr>
        <w:ind w:firstLine="480"/>
      </w:pPr>
      <w:r>
        <w:rPr>
          <w:rFonts w:hint="eastAsia"/>
        </w:rPr>
        <w:t>学术：</w:t>
      </w:r>
    </w:p>
    <w:p w14:paraId="2D92BB1D" w14:textId="77777777" w:rsidR="00665D76" w:rsidRDefault="00B6185C" w:rsidP="00B6185C">
      <w:pPr>
        <w:pStyle w:val="af4"/>
        <w:numPr>
          <w:ilvl w:val="0"/>
          <w:numId w:val="13"/>
        </w:numPr>
        <w:ind w:firstLineChars="0"/>
      </w:pPr>
      <w:r>
        <w:rPr>
          <w:rFonts w:hint="eastAsia"/>
        </w:rPr>
        <w:t>博士毕业论文（包括正在开展的）</w:t>
      </w:r>
    </w:p>
    <w:p w14:paraId="712105F3" w14:textId="77777777" w:rsidR="00B6185C" w:rsidRDefault="00B6185C" w:rsidP="00B6185C">
      <w:pPr>
        <w:pStyle w:val="af4"/>
        <w:numPr>
          <w:ilvl w:val="0"/>
          <w:numId w:val="13"/>
        </w:numPr>
        <w:ind w:firstLineChars="0"/>
      </w:pPr>
      <w:r>
        <w:rPr>
          <w:rFonts w:hint="eastAsia"/>
        </w:rPr>
        <w:t>重点期刊（给出数据</w:t>
      </w:r>
      <w:proofErr w:type="gramStart"/>
      <w:r>
        <w:rPr>
          <w:rFonts w:hint="eastAsia"/>
        </w:rPr>
        <w:t>不</w:t>
      </w:r>
      <w:proofErr w:type="gramEnd"/>
      <w:r>
        <w:rPr>
          <w:rFonts w:hint="eastAsia"/>
        </w:rPr>
        <w:t>列表，说明重点的几篇，突出</w:t>
      </w:r>
      <w:r>
        <w:rPr>
          <w:rFonts w:hint="eastAsia"/>
        </w:rPr>
        <w:t>CJA</w:t>
      </w:r>
      <w:r>
        <w:rPr>
          <w:rFonts w:hint="eastAsia"/>
        </w:rPr>
        <w:t>封面论文）</w:t>
      </w:r>
    </w:p>
    <w:p w14:paraId="1AEE20E2" w14:textId="77777777" w:rsidR="0055615B" w:rsidRDefault="0055615B" w:rsidP="00B6185C">
      <w:pPr>
        <w:pStyle w:val="af4"/>
        <w:numPr>
          <w:ilvl w:val="0"/>
          <w:numId w:val="13"/>
        </w:numPr>
        <w:ind w:firstLineChars="0"/>
      </w:pPr>
      <w:r>
        <w:rPr>
          <w:rFonts w:hint="eastAsia"/>
        </w:rPr>
        <w:t>专利</w:t>
      </w:r>
      <w:r w:rsidR="00B061CA">
        <w:rPr>
          <w:rFonts w:hint="eastAsia"/>
        </w:rPr>
        <w:t>（</w:t>
      </w:r>
      <w:r w:rsidR="00866AD2">
        <w:rPr>
          <w:rFonts w:hint="eastAsia"/>
        </w:rPr>
        <w:t>提及</w:t>
      </w:r>
      <w:r w:rsidR="00B061CA">
        <w:rPr>
          <w:rFonts w:hint="eastAsia"/>
        </w:rPr>
        <w:t>）</w:t>
      </w:r>
    </w:p>
    <w:p w14:paraId="3C703D44" w14:textId="77777777" w:rsidR="00810787" w:rsidRDefault="00810787" w:rsidP="00810787">
      <w:pPr>
        <w:ind w:firstLine="480"/>
      </w:pPr>
    </w:p>
    <w:p w14:paraId="38EB3843" w14:textId="77777777" w:rsidR="00810787" w:rsidRDefault="00810787" w:rsidP="00810787">
      <w:pPr>
        <w:ind w:firstLine="480"/>
      </w:pPr>
      <w:r>
        <w:rPr>
          <w:rFonts w:hint="eastAsia"/>
        </w:rPr>
        <w:lastRenderedPageBreak/>
        <w:t>承担项目：</w:t>
      </w:r>
    </w:p>
    <w:p w14:paraId="32DA4506" w14:textId="77777777" w:rsidR="00810787" w:rsidRDefault="00810787" w:rsidP="00810787">
      <w:pPr>
        <w:pStyle w:val="af4"/>
        <w:numPr>
          <w:ilvl w:val="0"/>
          <w:numId w:val="14"/>
        </w:numPr>
        <w:ind w:firstLineChars="0"/>
      </w:pPr>
      <w:r>
        <w:rPr>
          <w:rFonts w:hint="eastAsia"/>
        </w:rPr>
        <w:t>顶层设计</w:t>
      </w:r>
    </w:p>
    <w:p w14:paraId="7A96B31E" w14:textId="77777777" w:rsidR="00810787" w:rsidRDefault="00810787" w:rsidP="00810787">
      <w:pPr>
        <w:pStyle w:val="af4"/>
        <w:numPr>
          <w:ilvl w:val="1"/>
          <w:numId w:val="14"/>
        </w:numPr>
        <w:ind w:firstLineChars="0"/>
      </w:pPr>
      <w:r>
        <w:rPr>
          <w:rFonts w:hint="eastAsia"/>
        </w:rPr>
        <w:t>基地机场布置，森林灭火机队数量</w:t>
      </w:r>
    </w:p>
    <w:p w14:paraId="02629218" w14:textId="77777777" w:rsidR="00810787" w:rsidRDefault="00810787" w:rsidP="00810787">
      <w:pPr>
        <w:pStyle w:val="af4"/>
        <w:numPr>
          <w:ilvl w:val="1"/>
          <w:numId w:val="14"/>
        </w:numPr>
        <w:ind w:firstLineChars="0"/>
      </w:pPr>
      <w:r>
        <w:rPr>
          <w:rFonts w:hint="eastAsia"/>
        </w:rPr>
        <w:t>竞赛系统（应急管理部为指导单位）</w:t>
      </w:r>
    </w:p>
    <w:p w14:paraId="1A8B5081" w14:textId="77777777" w:rsidR="007E1B34" w:rsidRDefault="003707DF" w:rsidP="007E1B34">
      <w:pPr>
        <w:pStyle w:val="af4"/>
        <w:numPr>
          <w:ilvl w:val="0"/>
          <w:numId w:val="14"/>
        </w:numPr>
        <w:ind w:firstLineChars="0"/>
      </w:pPr>
      <w:r>
        <w:rPr>
          <w:rFonts w:hint="eastAsia"/>
        </w:rPr>
        <w:t>海上应急</w:t>
      </w:r>
    </w:p>
    <w:p w14:paraId="6D9C17AA" w14:textId="77777777" w:rsidR="003707DF" w:rsidRDefault="003707DF" w:rsidP="007E1B34">
      <w:pPr>
        <w:pStyle w:val="af4"/>
        <w:numPr>
          <w:ilvl w:val="0"/>
          <w:numId w:val="14"/>
        </w:numPr>
        <w:ind w:firstLineChars="0"/>
      </w:pPr>
      <w:r>
        <w:rPr>
          <w:rFonts w:hint="eastAsia"/>
        </w:rPr>
        <w:t>直升机训练系统</w:t>
      </w:r>
    </w:p>
    <w:p w14:paraId="1844CB72" w14:textId="77777777" w:rsidR="003707DF" w:rsidRPr="00843C35" w:rsidRDefault="003707DF" w:rsidP="007E1B34">
      <w:pPr>
        <w:pStyle w:val="af4"/>
        <w:numPr>
          <w:ilvl w:val="0"/>
          <w:numId w:val="14"/>
        </w:numPr>
        <w:ind w:firstLineChars="0"/>
      </w:pPr>
      <w:r>
        <w:rPr>
          <w:rFonts w:hint="eastAsia"/>
        </w:rPr>
        <w:t>9</w:t>
      </w:r>
      <w:r>
        <w:t>99</w:t>
      </w:r>
      <w:r>
        <w:rPr>
          <w:rFonts w:hint="eastAsia"/>
        </w:rPr>
        <w:t>急救中心联合实验室</w:t>
      </w:r>
    </w:p>
    <w:p w14:paraId="223DA377" w14:textId="77777777" w:rsidR="001316B7" w:rsidRDefault="001316B7" w:rsidP="001316B7">
      <w:pPr>
        <w:pStyle w:val="1"/>
      </w:pPr>
      <w:r>
        <w:rPr>
          <w:rFonts w:hint="eastAsia"/>
        </w:rPr>
        <w:t>项目主要方案</w:t>
      </w:r>
    </w:p>
    <w:p w14:paraId="31B4D7E9" w14:textId="4E6B82A6" w:rsidR="001316B7" w:rsidRPr="00744456" w:rsidRDefault="001316B7" w:rsidP="001316B7">
      <w:pPr>
        <w:pStyle w:val="2"/>
        <w:rPr>
          <w:highlight w:val="yellow"/>
        </w:rPr>
      </w:pPr>
      <w:r w:rsidRPr="00744456">
        <w:rPr>
          <w:rFonts w:hint="eastAsia"/>
          <w:highlight w:val="yellow"/>
        </w:rPr>
        <w:t>主要内容</w:t>
      </w:r>
    </w:p>
    <w:p w14:paraId="0B4B3EA3" w14:textId="77777777" w:rsidR="00B352F5" w:rsidRDefault="00B352F5" w:rsidP="00B352F5">
      <w:pPr>
        <w:pStyle w:val="af4"/>
        <w:numPr>
          <w:ilvl w:val="0"/>
          <w:numId w:val="15"/>
        </w:numPr>
        <w:ind w:firstLineChars="0"/>
      </w:pPr>
      <w:r>
        <w:rPr>
          <w:rFonts w:hint="eastAsia"/>
        </w:rPr>
        <w:t>航空应急救援组织实施现状和需求研究</w:t>
      </w:r>
    </w:p>
    <w:p w14:paraId="60AEB034" w14:textId="2227FDAC" w:rsidR="00B352F5" w:rsidRDefault="006A270A" w:rsidP="0025705F">
      <w:pPr>
        <w:ind w:left="360" w:firstLine="480"/>
      </w:pPr>
      <w:r>
        <w:rPr>
          <w:rFonts w:hint="eastAsia"/>
        </w:rPr>
        <w:t>结合</w:t>
      </w:r>
      <w:r w:rsidR="00B352F5">
        <w:rPr>
          <w:rFonts w:hint="eastAsia"/>
        </w:rPr>
        <w:t>我国</w:t>
      </w:r>
      <w:r w:rsidR="001017B0">
        <w:rPr>
          <w:rFonts w:hint="eastAsia"/>
        </w:rPr>
        <w:t>航空应急</w:t>
      </w:r>
      <w:r w:rsidR="00880363">
        <w:rPr>
          <w:rFonts w:hint="eastAsia"/>
        </w:rPr>
        <w:t>救援</w:t>
      </w:r>
      <w:r w:rsidR="001017B0">
        <w:rPr>
          <w:rFonts w:hint="eastAsia"/>
        </w:rPr>
        <w:t>组织实施现状</w:t>
      </w:r>
      <w:r>
        <w:rPr>
          <w:rFonts w:hint="eastAsia"/>
        </w:rPr>
        <w:t>以及</w:t>
      </w:r>
      <w:r w:rsidR="00B1613F">
        <w:rPr>
          <w:rFonts w:hint="eastAsia"/>
        </w:rPr>
        <w:t>现有专业航空应急救援力量的分布以及覆盖范围，</w:t>
      </w:r>
      <w:r w:rsidR="001017B0">
        <w:rPr>
          <w:rFonts w:hint="eastAsia"/>
        </w:rPr>
        <w:t>采用能力缺口分析法</w:t>
      </w:r>
      <w:r>
        <w:rPr>
          <w:rFonts w:hint="eastAsia"/>
        </w:rPr>
        <w:t>，分析</w:t>
      </w:r>
      <w:r w:rsidR="00880363">
        <w:rPr>
          <w:rFonts w:hint="eastAsia"/>
        </w:rPr>
        <w:t>我国航空应急救援</w:t>
      </w:r>
      <w:r w:rsidR="005F0D0F">
        <w:rPr>
          <w:rFonts w:hint="eastAsia"/>
        </w:rPr>
        <w:t>管理体系以及</w:t>
      </w:r>
      <w:r w:rsidR="00880363">
        <w:rPr>
          <w:rFonts w:hint="eastAsia"/>
        </w:rPr>
        <w:t>组织实施能力</w:t>
      </w:r>
      <w:r w:rsidR="005F0D0F">
        <w:rPr>
          <w:rFonts w:hint="eastAsia"/>
        </w:rPr>
        <w:t>中的不足，</w:t>
      </w:r>
      <w:r w:rsidR="0025705F">
        <w:rPr>
          <w:rFonts w:hint="eastAsia"/>
        </w:rPr>
        <w:t>针对应</w:t>
      </w:r>
      <w:r w:rsidR="001A7C56">
        <w:rPr>
          <w:rFonts w:hint="eastAsia"/>
        </w:rPr>
        <w:t>航空</w:t>
      </w:r>
      <w:r w:rsidR="0025705F">
        <w:rPr>
          <w:rFonts w:hint="eastAsia"/>
        </w:rPr>
        <w:t>急救援管理能力、</w:t>
      </w:r>
      <w:r w:rsidR="001A7C56">
        <w:rPr>
          <w:rFonts w:hint="eastAsia"/>
        </w:rPr>
        <w:t>航空</w:t>
      </w:r>
      <w:r w:rsidR="0025705F">
        <w:rPr>
          <w:rFonts w:hint="eastAsia"/>
        </w:rPr>
        <w:t>应急救援力量组织实施能力</w:t>
      </w:r>
      <w:r w:rsidR="001A7C56">
        <w:rPr>
          <w:rFonts w:hint="eastAsia"/>
        </w:rPr>
        <w:t>、航空</w:t>
      </w:r>
      <w:r w:rsidR="00594134">
        <w:rPr>
          <w:rFonts w:hint="eastAsia"/>
        </w:rPr>
        <w:t>应急救援</w:t>
      </w:r>
      <w:r w:rsidR="001A7C56">
        <w:rPr>
          <w:rFonts w:hint="eastAsia"/>
        </w:rPr>
        <w:t>战法能力以及航空应急救援</w:t>
      </w:r>
      <w:r w:rsidR="006E3F1D">
        <w:rPr>
          <w:rFonts w:hint="eastAsia"/>
        </w:rPr>
        <w:t>保障能力提出</w:t>
      </w:r>
      <w:r w:rsidR="00B1613F">
        <w:rPr>
          <w:rFonts w:hint="eastAsia"/>
        </w:rPr>
        <w:t>需求。</w:t>
      </w:r>
    </w:p>
    <w:p w14:paraId="3307EA76" w14:textId="6A56B0F0" w:rsidR="00662F44" w:rsidRDefault="00662F44" w:rsidP="00662F44">
      <w:pPr>
        <w:pStyle w:val="af4"/>
        <w:numPr>
          <w:ilvl w:val="0"/>
          <w:numId w:val="15"/>
        </w:numPr>
        <w:ind w:firstLineChars="0"/>
      </w:pPr>
      <w:r>
        <w:rPr>
          <w:rFonts w:hint="eastAsia"/>
        </w:rPr>
        <w:t>航空</w:t>
      </w:r>
      <w:r w:rsidR="002F29A5">
        <w:rPr>
          <w:rFonts w:hint="eastAsia"/>
        </w:rPr>
        <w:t>应急</w:t>
      </w:r>
      <w:r>
        <w:rPr>
          <w:rFonts w:hint="eastAsia"/>
        </w:rPr>
        <w:t>救援</w:t>
      </w:r>
      <w:r w:rsidR="00B238C2">
        <w:rPr>
          <w:rFonts w:hint="eastAsia"/>
        </w:rPr>
        <w:t>案例收集与分类研究</w:t>
      </w:r>
    </w:p>
    <w:p w14:paraId="3DDE5AAA" w14:textId="024BEDD3" w:rsidR="00521483" w:rsidRDefault="002632E7" w:rsidP="0036788D">
      <w:pPr>
        <w:ind w:left="360" w:firstLine="480"/>
      </w:pPr>
      <w:r>
        <w:rPr>
          <w:rFonts w:hint="eastAsia"/>
        </w:rPr>
        <w:t>收集航空</w:t>
      </w:r>
      <w:r w:rsidR="002F29A5">
        <w:rPr>
          <w:rFonts w:hint="eastAsia"/>
        </w:rPr>
        <w:t>应急</w:t>
      </w:r>
      <w:r>
        <w:rPr>
          <w:rFonts w:hint="eastAsia"/>
        </w:rPr>
        <w:t>救援案例（包括</w:t>
      </w:r>
      <w:r w:rsidR="0046571A">
        <w:rPr>
          <w:rFonts w:hint="eastAsia"/>
        </w:rPr>
        <w:t>洪涝灾害、地震救援、森林灭火等典型航空救援任务</w:t>
      </w:r>
      <w:r>
        <w:rPr>
          <w:rFonts w:hint="eastAsia"/>
        </w:rPr>
        <w:t>）</w:t>
      </w:r>
      <w:r w:rsidR="0046571A">
        <w:rPr>
          <w:rFonts w:hint="eastAsia"/>
        </w:rPr>
        <w:t>，总结航空救援</w:t>
      </w:r>
      <w:r w:rsidR="00521483">
        <w:rPr>
          <w:rFonts w:hint="eastAsia"/>
        </w:rPr>
        <w:t>的关键特征，研究典型航空救援任务的分类方法，并将已收集到的案例进行分类</w:t>
      </w:r>
      <w:r w:rsidR="00876038">
        <w:rPr>
          <w:rFonts w:hint="eastAsia"/>
        </w:rPr>
        <w:t>，建立数据库。</w:t>
      </w:r>
    </w:p>
    <w:p w14:paraId="141677A7" w14:textId="63775989" w:rsidR="00725794" w:rsidRDefault="001508B8" w:rsidP="00725794">
      <w:pPr>
        <w:ind w:firstLine="480"/>
      </w:pPr>
      <w:r>
        <w:t>3</w:t>
      </w:r>
      <w:r w:rsidR="00725794">
        <w:rPr>
          <w:rFonts w:hint="eastAsia"/>
        </w:rPr>
        <w:t>.</w:t>
      </w:r>
      <w:r w:rsidR="00725794">
        <w:rPr>
          <w:rFonts w:hint="eastAsia"/>
        </w:rPr>
        <w:tab/>
      </w:r>
      <w:r w:rsidR="00725794">
        <w:rPr>
          <w:rFonts w:hint="eastAsia"/>
        </w:rPr>
        <w:t>组织实施模式研究</w:t>
      </w:r>
    </w:p>
    <w:p w14:paraId="43B99BE6" w14:textId="05145695" w:rsidR="00876038" w:rsidRPr="007F647C" w:rsidRDefault="007F647C" w:rsidP="001A5D36">
      <w:pPr>
        <w:ind w:left="360" w:firstLine="480"/>
      </w:pPr>
      <w:r w:rsidRPr="003362B5">
        <w:rPr>
          <w:rFonts w:hint="eastAsia"/>
        </w:rPr>
        <w:t>根据典型</w:t>
      </w:r>
      <w:r>
        <w:rPr>
          <w:rFonts w:hint="eastAsia"/>
        </w:rPr>
        <w:t>航空</w:t>
      </w:r>
      <w:r w:rsidR="002F29A5">
        <w:rPr>
          <w:rFonts w:hint="eastAsia"/>
        </w:rPr>
        <w:t>应急</w:t>
      </w:r>
      <w:r>
        <w:rPr>
          <w:rFonts w:hint="eastAsia"/>
        </w:rPr>
        <w:t>救援</w:t>
      </w:r>
      <w:r w:rsidRPr="003362B5">
        <w:rPr>
          <w:rFonts w:hint="eastAsia"/>
        </w:rPr>
        <w:t>的关键特征以及分类研究结果，梳理</w:t>
      </w:r>
      <w:r w:rsidR="00E111C5">
        <w:rPr>
          <w:rFonts w:hint="eastAsia"/>
        </w:rPr>
        <w:t>航空</w:t>
      </w:r>
      <w:r w:rsidR="002F29A5">
        <w:rPr>
          <w:rFonts w:hint="eastAsia"/>
        </w:rPr>
        <w:t>应急</w:t>
      </w:r>
      <w:r w:rsidR="00E111C5">
        <w:rPr>
          <w:rFonts w:hint="eastAsia"/>
        </w:rPr>
        <w:t>救援</w:t>
      </w:r>
      <w:r w:rsidR="00587140">
        <w:rPr>
          <w:rFonts w:hint="eastAsia"/>
        </w:rPr>
        <w:t>各部门之间，各力量之间</w:t>
      </w:r>
      <w:r w:rsidR="00E111C5">
        <w:rPr>
          <w:rFonts w:hint="eastAsia"/>
        </w:rPr>
        <w:t>组织实施模式</w:t>
      </w:r>
      <w:r w:rsidRPr="003362B5">
        <w:rPr>
          <w:rFonts w:hint="eastAsia"/>
        </w:rPr>
        <w:t>，提出</w:t>
      </w:r>
      <w:r w:rsidR="00E111C5">
        <w:rPr>
          <w:rFonts w:hint="eastAsia"/>
        </w:rPr>
        <w:t>航空器</w:t>
      </w:r>
      <w:r w:rsidRPr="003362B5">
        <w:rPr>
          <w:rFonts w:hint="eastAsia"/>
        </w:rPr>
        <w:t>面对不同</w:t>
      </w:r>
      <w:r w:rsidR="00E111C5">
        <w:rPr>
          <w:rFonts w:hint="eastAsia"/>
        </w:rPr>
        <w:t>险情（</w:t>
      </w:r>
      <w:r w:rsidR="00587140">
        <w:rPr>
          <w:rFonts w:hint="eastAsia"/>
        </w:rPr>
        <w:t>包括洪涝灾害、地震救援、森林灭火等</w:t>
      </w:r>
      <w:r w:rsidR="00E111C5">
        <w:rPr>
          <w:rFonts w:hint="eastAsia"/>
        </w:rPr>
        <w:t>）</w:t>
      </w:r>
      <w:r w:rsidRPr="003362B5">
        <w:rPr>
          <w:rFonts w:hint="eastAsia"/>
        </w:rPr>
        <w:t>的</w:t>
      </w:r>
      <w:r w:rsidR="00587140">
        <w:rPr>
          <w:rFonts w:hint="eastAsia"/>
        </w:rPr>
        <w:t>组织实施模式</w:t>
      </w:r>
      <w:r w:rsidRPr="003362B5">
        <w:rPr>
          <w:rFonts w:hint="eastAsia"/>
        </w:rPr>
        <w:t>（包括对应的任务流程及要素）</w:t>
      </w:r>
      <w:r w:rsidR="004E2D97">
        <w:rPr>
          <w:rFonts w:hint="eastAsia"/>
        </w:rPr>
        <w:t>，并进行全流程建模。</w:t>
      </w:r>
    </w:p>
    <w:p w14:paraId="3CF910A5" w14:textId="0BDCD941" w:rsidR="00725794" w:rsidRDefault="001508B8" w:rsidP="00725794">
      <w:pPr>
        <w:ind w:firstLine="480"/>
      </w:pPr>
      <w:r>
        <w:t>4</w:t>
      </w:r>
      <w:r w:rsidR="00725794">
        <w:rPr>
          <w:rFonts w:hint="eastAsia"/>
        </w:rPr>
        <w:t>.</w:t>
      </w:r>
      <w:r w:rsidR="00725794">
        <w:rPr>
          <w:rFonts w:hint="eastAsia"/>
        </w:rPr>
        <w:tab/>
      </w:r>
      <w:r w:rsidR="00725794">
        <w:rPr>
          <w:rFonts w:hint="eastAsia"/>
        </w:rPr>
        <w:t>战法和保障条件研究</w:t>
      </w:r>
    </w:p>
    <w:p w14:paraId="3A004EA7" w14:textId="0BE62307" w:rsidR="00FF595B" w:rsidRPr="00FF595B" w:rsidRDefault="001508B8" w:rsidP="00725794">
      <w:pPr>
        <w:ind w:firstLine="480"/>
      </w:pPr>
      <w:r>
        <w:t>5</w:t>
      </w:r>
      <w:r w:rsidR="00725794">
        <w:rPr>
          <w:rFonts w:hint="eastAsia"/>
        </w:rPr>
        <w:t>.</w:t>
      </w:r>
      <w:r w:rsidR="00725794">
        <w:rPr>
          <w:rFonts w:hint="eastAsia"/>
        </w:rPr>
        <w:tab/>
      </w:r>
      <w:r w:rsidR="00725794">
        <w:rPr>
          <w:rFonts w:hint="eastAsia"/>
        </w:rPr>
        <w:t>提炼经验并形成建议意见</w:t>
      </w:r>
    </w:p>
    <w:p w14:paraId="38D625CC" w14:textId="0D800694" w:rsidR="00863398" w:rsidRPr="00744456" w:rsidRDefault="001316B7" w:rsidP="001316B7">
      <w:pPr>
        <w:pStyle w:val="2"/>
        <w:rPr>
          <w:highlight w:val="yellow"/>
        </w:rPr>
      </w:pPr>
      <w:r w:rsidRPr="00744456">
        <w:rPr>
          <w:rFonts w:hint="eastAsia"/>
          <w:highlight w:val="yellow"/>
        </w:rPr>
        <w:t>实现方式</w:t>
      </w:r>
    </w:p>
    <w:p w14:paraId="399732E4" w14:textId="652482CD" w:rsidR="00B352F5" w:rsidRDefault="00B352F5" w:rsidP="007A6A12">
      <w:pPr>
        <w:pStyle w:val="af4"/>
        <w:numPr>
          <w:ilvl w:val="0"/>
          <w:numId w:val="24"/>
        </w:numPr>
        <w:ind w:firstLineChars="0"/>
      </w:pPr>
      <w:r>
        <w:rPr>
          <w:rFonts w:hint="eastAsia"/>
        </w:rPr>
        <w:t>航空应急救援组织实施现状和需求研究</w:t>
      </w:r>
    </w:p>
    <w:p w14:paraId="481FAB77" w14:textId="6B9E4E46" w:rsidR="00F704D1" w:rsidRDefault="006E3F1D" w:rsidP="000E2F19">
      <w:pPr>
        <w:pStyle w:val="af4"/>
        <w:numPr>
          <w:ilvl w:val="1"/>
          <w:numId w:val="16"/>
        </w:numPr>
        <w:ind w:firstLineChars="0"/>
      </w:pPr>
      <w:r>
        <w:rPr>
          <w:rFonts w:hint="eastAsia"/>
        </w:rPr>
        <w:t>航空急救援管理能力</w:t>
      </w:r>
      <w:r w:rsidR="000E2F19">
        <w:rPr>
          <w:rFonts w:hint="eastAsia"/>
        </w:rPr>
        <w:t>缺口</w:t>
      </w:r>
    </w:p>
    <w:p w14:paraId="57B81CCE" w14:textId="2A05727B" w:rsidR="008F553C" w:rsidRDefault="008D76E5" w:rsidP="00AC4014">
      <w:pPr>
        <w:ind w:left="360" w:firstLine="480"/>
        <w:rPr>
          <w:ins w:id="0" w:author="YUYixiong" w:date="2021-06-30T20:32:00Z"/>
          <w:color w:val="FF0000"/>
        </w:rPr>
      </w:pPr>
      <w:r>
        <w:rPr>
          <w:rFonts w:hint="eastAsia"/>
        </w:rPr>
        <w:t>我</w:t>
      </w:r>
      <w:r w:rsidR="004F2A3D" w:rsidRPr="004F2A3D">
        <w:rPr>
          <w:rFonts w:hint="eastAsia"/>
        </w:rPr>
        <w:t>国是世界上自然灾害最为严重的国家之一，灾害种类多，分布地域广，发生频率高，造成损失重，这是一个基本国情。同时，我国各类事故隐患和安全风险交织叠加、易发多发，影响公共安全的因素日益增多。</w:t>
      </w:r>
      <w:del w:id="1" w:author="YUYixiong" w:date="2021-06-30T20:32:00Z">
        <w:r w:rsidR="008F553C" w:rsidRPr="008F553C" w:rsidDel="00C74EA0">
          <w:rPr>
            <w:rFonts w:hint="eastAsia"/>
            <w:color w:val="FF0000"/>
          </w:rPr>
          <w:delText>基于“全灾种、大应急”任务需要，结合我国森林火灾、洪涝和地震灾害的需求分布，进一步结合直升机的性能和任务剖面，为使得全国大部分地区能够满足</w:delText>
        </w:r>
        <w:r w:rsidR="008F553C" w:rsidRPr="008F553C" w:rsidDel="00C74EA0">
          <w:rPr>
            <w:rFonts w:hint="eastAsia"/>
            <w:color w:val="FF0000"/>
          </w:rPr>
          <w:delText>90</w:delText>
        </w:r>
        <w:r w:rsidR="008F553C" w:rsidRPr="008F553C" w:rsidDel="00C74EA0">
          <w:rPr>
            <w:rFonts w:hint="eastAsia"/>
            <w:color w:val="FF0000"/>
          </w:rPr>
          <w:delText>分钟内到达</w:delText>
        </w:r>
        <w:r w:rsidR="008F553C" w:rsidRPr="008F553C" w:rsidDel="00C74EA0">
          <w:rPr>
            <w:rFonts w:hint="eastAsia"/>
            <w:color w:val="FF0000"/>
          </w:rPr>
          <w:delText>10-15</w:delText>
        </w:r>
        <w:r w:rsidR="008F553C" w:rsidRPr="008F553C" w:rsidDel="00C74EA0">
          <w:rPr>
            <w:rFonts w:hint="eastAsia"/>
            <w:color w:val="FF0000"/>
          </w:rPr>
          <w:delText>架次直升机，构建机型布置模型并仿真推演，对于全国产机型的布置情况，需新增</w:delText>
        </w:r>
        <w:r w:rsidR="008F553C" w:rsidRPr="008F553C" w:rsidDel="00C74EA0">
          <w:rPr>
            <w:rFonts w:hint="eastAsia"/>
            <w:color w:val="FF0000"/>
          </w:rPr>
          <w:delText>65</w:delText>
        </w:r>
        <w:r w:rsidR="008F553C" w:rsidRPr="008F553C" w:rsidDel="00C74EA0">
          <w:rPr>
            <w:rFonts w:hint="eastAsia"/>
            <w:color w:val="FF0000"/>
          </w:rPr>
          <w:delText>个基地，</w:delText>
        </w:r>
        <w:r w:rsidR="000C76D8" w:rsidDel="00C74EA0">
          <w:rPr>
            <w:rFonts w:hint="eastAsia"/>
            <w:color w:val="FF0000"/>
          </w:rPr>
          <w:delText>需</w:delText>
        </w:r>
        <w:r w:rsidR="008F553C" w:rsidRPr="008F553C" w:rsidDel="00C74EA0">
          <w:rPr>
            <w:rFonts w:hint="eastAsia"/>
            <w:color w:val="FF0000"/>
          </w:rPr>
          <w:delText>新增布置约</w:delText>
        </w:r>
        <w:r w:rsidR="008F553C" w:rsidRPr="008F553C" w:rsidDel="00C74EA0">
          <w:rPr>
            <w:rFonts w:hint="eastAsia"/>
            <w:color w:val="FF0000"/>
          </w:rPr>
          <w:delText>714-800</w:delText>
        </w:r>
        <w:r w:rsidR="008F553C" w:rsidRPr="008F553C" w:rsidDel="00C74EA0">
          <w:rPr>
            <w:rFonts w:hint="eastAsia"/>
            <w:color w:val="FF0000"/>
          </w:rPr>
          <w:delText>架直升机</w:delText>
        </w:r>
        <w:r w:rsidR="000C76D8" w:rsidDel="00C74EA0">
          <w:rPr>
            <w:rFonts w:hint="eastAsia"/>
            <w:color w:val="FF0000"/>
          </w:rPr>
          <w:delText>。</w:delText>
        </w:r>
      </w:del>
    </w:p>
    <w:p w14:paraId="2E05AEDB" w14:textId="73856D40" w:rsidR="00C74EA0" w:rsidRPr="008F553C" w:rsidRDefault="00C74EA0" w:rsidP="00AC4014">
      <w:pPr>
        <w:ind w:left="360" w:firstLine="480"/>
        <w:rPr>
          <w:rFonts w:hint="eastAsia"/>
        </w:rPr>
      </w:pPr>
      <w:proofErr w:type="gramStart"/>
      <w:ins w:id="2" w:author="YUYixiong" w:date="2021-06-30T20:32:00Z">
        <w:r>
          <w:rPr>
            <w:rFonts w:hint="eastAsia"/>
          </w:rPr>
          <w:lastRenderedPageBreak/>
          <w:t>如</w:t>
        </w:r>
      </w:ins>
      <w:ins w:id="3" w:author="YUYixiong" w:date="2021-06-30T20:33:00Z">
        <w:r w:rsidR="008832FD">
          <w:rPr>
            <w:rFonts w:hint="eastAsia"/>
          </w:rPr>
          <w:t>考察</w:t>
        </w:r>
        <w:proofErr w:type="gramEnd"/>
        <w:r w:rsidR="008832FD">
          <w:rPr>
            <w:rFonts w:hint="eastAsia"/>
          </w:rPr>
          <w:t>全国</w:t>
        </w:r>
      </w:ins>
      <w:ins w:id="4" w:author="YUYixiong" w:date="2021-06-30T20:32:00Z">
        <w:r>
          <w:rPr>
            <w:rFonts w:hint="eastAsia"/>
          </w:rPr>
          <w:t>森林灭火</w:t>
        </w:r>
      </w:ins>
      <w:ins w:id="5" w:author="YUYixiong" w:date="2021-06-30T20:33:00Z">
        <w:r w:rsidR="008832FD">
          <w:rPr>
            <w:rFonts w:hint="eastAsia"/>
          </w:rPr>
          <w:t>常态化防控</w:t>
        </w:r>
        <w:r>
          <w:rPr>
            <w:rFonts w:hint="eastAsia"/>
          </w:rPr>
          <w:t>对于固定</w:t>
        </w:r>
        <w:proofErr w:type="gramStart"/>
        <w:r>
          <w:rPr>
            <w:rFonts w:hint="eastAsia"/>
          </w:rPr>
          <w:t>翼</w:t>
        </w:r>
        <w:proofErr w:type="gramEnd"/>
        <w:r>
          <w:rPr>
            <w:rFonts w:hint="eastAsia"/>
          </w:rPr>
          <w:t>飞机的需求，</w:t>
        </w:r>
      </w:ins>
      <w:ins w:id="6" w:author="YUYixiong" w:date="2021-06-30T20:32:00Z">
        <w:r w:rsidRPr="00C74EA0">
          <w:rPr>
            <w:rFonts w:hint="eastAsia"/>
          </w:rPr>
          <w:t>按照</w:t>
        </w:r>
        <w:r w:rsidRPr="00C74EA0">
          <w:rPr>
            <w:rFonts w:hint="eastAsia"/>
          </w:rPr>
          <w:t>1</w:t>
        </w:r>
        <w:r w:rsidRPr="00C74EA0">
          <w:rPr>
            <w:rFonts w:hint="eastAsia"/>
          </w:rPr>
          <w:t>小时内集结</w:t>
        </w:r>
        <w:r w:rsidRPr="00C74EA0">
          <w:rPr>
            <w:rFonts w:hint="eastAsia"/>
          </w:rPr>
          <w:t>3</w:t>
        </w:r>
        <w:r w:rsidRPr="00C74EA0">
          <w:rPr>
            <w:rFonts w:hint="eastAsia"/>
          </w:rPr>
          <w:t>架飞机，为防止“前灭后燃”，实施半小时接续</w:t>
        </w:r>
        <w:proofErr w:type="gramStart"/>
        <w:r w:rsidRPr="00C74EA0">
          <w:rPr>
            <w:rFonts w:hint="eastAsia"/>
          </w:rPr>
          <w:t>递队灭火</w:t>
        </w:r>
        <w:proofErr w:type="gramEnd"/>
        <w:r w:rsidRPr="00C74EA0">
          <w:rPr>
            <w:rFonts w:hint="eastAsia"/>
          </w:rPr>
          <w:t>（一个批次</w:t>
        </w:r>
        <w:r w:rsidRPr="00C74EA0">
          <w:rPr>
            <w:rFonts w:hint="eastAsia"/>
          </w:rPr>
          <w:t>3</w:t>
        </w:r>
        <w:r w:rsidRPr="00C74EA0">
          <w:rPr>
            <w:rFonts w:hint="eastAsia"/>
          </w:rPr>
          <w:t>架机同时作业，实现每半小时一</w:t>
        </w:r>
        <w:proofErr w:type="gramStart"/>
        <w:r w:rsidRPr="00C74EA0">
          <w:rPr>
            <w:rFonts w:hint="eastAsia"/>
          </w:rPr>
          <w:t>个</w:t>
        </w:r>
        <w:proofErr w:type="gramEnd"/>
        <w:r w:rsidRPr="00C74EA0">
          <w:rPr>
            <w:rFonts w:hint="eastAsia"/>
          </w:rPr>
          <w:t>批次持续覆盖），</w:t>
        </w:r>
        <w:r w:rsidRPr="00C74EA0">
          <w:rPr>
            <w:rFonts w:hint="eastAsia"/>
          </w:rPr>
          <w:t>1</w:t>
        </w:r>
        <w:r w:rsidRPr="00C74EA0">
          <w:rPr>
            <w:rFonts w:hint="eastAsia"/>
          </w:rPr>
          <w:t>个</w:t>
        </w:r>
        <w:proofErr w:type="gramStart"/>
        <w:r w:rsidRPr="00C74EA0">
          <w:rPr>
            <w:rFonts w:hint="eastAsia"/>
          </w:rPr>
          <w:t>航站需</w:t>
        </w:r>
        <w:proofErr w:type="gramEnd"/>
        <w:r w:rsidRPr="00C74EA0">
          <w:rPr>
            <w:rFonts w:hint="eastAsia"/>
          </w:rPr>
          <w:t>配备</w:t>
        </w:r>
        <w:r w:rsidRPr="00C74EA0">
          <w:rPr>
            <w:rFonts w:hint="eastAsia"/>
          </w:rPr>
          <w:t>9</w:t>
        </w:r>
        <w:r w:rsidRPr="00C74EA0">
          <w:rPr>
            <w:rFonts w:hint="eastAsia"/>
          </w:rPr>
          <w:t>架固定</w:t>
        </w:r>
        <w:proofErr w:type="gramStart"/>
        <w:r w:rsidRPr="00C74EA0">
          <w:rPr>
            <w:rFonts w:hint="eastAsia"/>
          </w:rPr>
          <w:t>翼</w:t>
        </w:r>
        <w:proofErr w:type="gramEnd"/>
        <w:r w:rsidRPr="00C74EA0">
          <w:rPr>
            <w:rFonts w:hint="eastAsia"/>
          </w:rPr>
          <w:t>飞机。东北内蒙古林区约需</w:t>
        </w:r>
        <w:r w:rsidRPr="00C74EA0">
          <w:rPr>
            <w:rFonts w:hint="eastAsia"/>
          </w:rPr>
          <w:t>2</w:t>
        </w:r>
        <w:r w:rsidRPr="00C74EA0">
          <w:rPr>
            <w:rFonts w:hint="eastAsia"/>
          </w:rPr>
          <w:t>个航站共配备</w:t>
        </w:r>
        <w:r w:rsidRPr="00C74EA0">
          <w:rPr>
            <w:rFonts w:hint="eastAsia"/>
          </w:rPr>
          <w:t>18</w:t>
        </w:r>
        <w:r w:rsidRPr="00C74EA0">
          <w:rPr>
            <w:rFonts w:hint="eastAsia"/>
          </w:rPr>
          <w:t>架固定</w:t>
        </w:r>
        <w:proofErr w:type="gramStart"/>
        <w:r w:rsidRPr="00C74EA0">
          <w:rPr>
            <w:rFonts w:hint="eastAsia"/>
          </w:rPr>
          <w:t>翼</w:t>
        </w:r>
        <w:proofErr w:type="gramEnd"/>
        <w:r w:rsidRPr="00C74EA0">
          <w:rPr>
            <w:rFonts w:hint="eastAsia"/>
          </w:rPr>
          <w:t>飞机，西南林区约需</w:t>
        </w:r>
        <w:r w:rsidRPr="00C74EA0">
          <w:rPr>
            <w:rFonts w:hint="eastAsia"/>
          </w:rPr>
          <w:t>2</w:t>
        </w:r>
        <w:r w:rsidRPr="00C74EA0">
          <w:rPr>
            <w:rFonts w:hint="eastAsia"/>
          </w:rPr>
          <w:t>个航站共配备</w:t>
        </w:r>
        <w:r w:rsidRPr="00C74EA0">
          <w:rPr>
            <w:rFonts w:hint="eastAsia"/>
          </w:rPr>
          <w:t>18</w:t>
        </w:r>
        <w:r w:rsidRPr="00C74EA0">
          <w:rPr>
            <w:rFonts w:hint="eastAsia"/>
          </w:rPr>
          <w:t>架固定</w:t>
        </w:r>
        <w:proofErr w:type="gramStart"/>
        <w:r w:rsidRPr="00C74EA0">
          <w:rPr>
            <w:rFonts w:hint="eastAsia"/>
          </w:rPr>
          <w:t>翼</w:t>
        </w:r>
        <w:proofErr w:type="gramEnd"/>
        <w:r w:rsidRPr="00C74EA0">
          <w:rPr>
            <w:rFonts w:hint="eastAsia"/>
          </w:rPr>
          <w:t>飞机。按照上述测算，应需要</w:t>
        </w:r>
        <w:r w:rsidRPr="00C74EA0">
          <w:rPr>
            <w:rFonts w:hint="eastAsia"/>
          </w:rPr>
          <w:t>36</w:t>
        </w:r>
        <w:r w:rsidRPr="00C74EA0">
          <w:rPr>
            <w:rFonts w:hint="eastAsia"/>
          </w:rPr>
          <w:t>架大型固定</w:t>
        </w:r>
        <w:proofErr w:type="gramStart"/>
        <w:r w:rsidRPr="00C74EA0">
          <w:rPr>
            <w:rFonts w:hint="eastAsia"/>
          </w:rPr>
          <w:t>翼</w:t>
        </w:r>
        <w:proofErr w:type="gramEnd"/>
        <w:r w:rsidRPr="00C74EA0">
          <w:rPr>
            <w:rFonts w:hint="eastAsia"/>
          </w:rPr>
          <w:t>灭火机满足我国重点林区航空救援需求。</w:t>
        </w:r>
      </w:ins>
    </w:p>
    <w:p w14:paraId="75767554" w14:textId="2B6B6D2F" w:rsidR="00381442" w:rsidRDefault="008F553C" w:rsidP="00AC4014">
      <w:pPr>
        <w:ind w:left="360" w:firstLine="480"/>
      </w:pPr>
      <w:r>
        <w:rPr>
          <w:rFonts w:hint="eastAsia"/>
        </w:rPr>
        <w:t>因此，</w:t>
      </w:r>
      <w:r w:rsidR="004F2A3D" w:rsidRPr="004F2A3D">
        <w:rPr>
          <w:rFonts w:hint="eastAsia"/>
        </w:rPr>
        <w:t>加强</w:t>
      </w:r>
      <w:r w:rsidR="00FE4C1B">
        <w:rPr>
          <w:rFonts w:hint="eastAsia"/>
        </w:rPr>
        <w:t>航空</w:t>
      </w:r>
      <w:r w:rsidR="004F2A3D" w:rsidRPr="004F2A3D">
        <w:rPr>
          <w:rFonts w:hint="eastAsia"/>
        </w:rPr>
        <w:t>应急</w:t>
      </w:r>
      <w:r w:rsidR="00FE4C1B">
        <w:rPr>
          <w:rFonts w:hint="eastAsia"/>
        </w:rPr>
        <w:t>救援</w:t>
      </w:r>
      <w:r w:rsidR="004F2A3D" w:rsidRPr="004F2A3D">
        <w:rPr>
          <w:rFonts w:hint="eastAsia"/>
        </w:rPr>
        <w:t>管理能力建设，既是一项紧迫任务，又是一项长期任务。</w:t>
      </w:r>
    </w:p>
    <w:p w14:paraId="6C0A9C61" w14:textId="0606C274" w:rsidR="000E2F19" w:rsidRDefault="006E3F1D" w:rsidP="000E2F19">
      <w:pPr>
        <w:pStyle w:val="af4"/>
        <w:numPr>
          <w:ilvl w:val="1"/>
          <w:numId w:val="16"/>
        </w:numPr>
        <w:ind w:firstLineChars="0"/>
      </w:pPr>
      <w:r>
        <w:rPr>
          <w:rFonts w:hint="eastAsia"/>
        </w:rPr>
        <w:t>航空应急救援力量组织实施能力</w:t>
      </w:r>
      <w:r w:rsidR="000E2F19">
        <w:rPr>
          <w:rFonts w:hint="eastAsia"/>
        </w:rPr>
        <w:t>缺口</w:t>
      </w:r>
    </w:p>
    <w:p w14:paraId="71AD047D" w14:textId="352EE98F" w:rsidR="00594134" w:rsidRDefault="00BE70C3" w:rsidP="00594134">
      <w:pPr>
        <w:ind w:left="360" w:firstLine="480"/>
      </w:pPr>
      <w:r>
        <w:rPr>
          <w:rFonts w:hint="eastAsia"/>
        </w:rPr>
        <w:t>一方面，</w:t>
      </w:r>
      <w:r w:rsidR="00D167DC" w:rsidRPr="004F2A3D">
        <w:rPr>
          <w:rFonts w:hint="eastAsia"/>
        </w:rPr>
        <w:t>要采取多种措施加强国家综合性救援力量建设</w:t>
      </w:r>
      <w:r w:rsidR="00D167DC">
        <w:rPr>
          <w:rFonts w:hint="eastAsia"/>
        </w:rPr>
        <w:t>，</w:t>
      </w:r>
      <w:r w:rsidR="00D167DC" w:rsidRPr="004F2A3D">
        <w:rPr>
          <w:rFonts w:hint="eastAsia"/>
        </w:rPr>
        <w:t>救援合作机制等方式，发挥好各方面力量作用</w:t>
      </w:r>
      <w:r w:rsidR="00D167DC">
        <w:rPr>
          <w:rFonts w:hint="eastAsia"/>
        </w:rPr>
        <w:t>；</w:t>
      </w:r>
      <w:r w:rsidR="00D167DC" w:rsidRPr="004F2A3D">
        <w:rPr>
          <w:rFonts w:hint="eastAsia"/>
        </w:rPr>
        <w:t>要加强航空应急救援能力建设，完善应急救援空域保障机制，发挥高</w:t>
      </w:r>
      <w:proofErr w:type="gramStart"/>
      <w:r w:rsidR="00D167DC" w:rsidRPr="004F2A3D">
        <w:rPr>
          <w:rFonts w:hint="eastAsia"/>
        </w:rPr>
        <w:t>铁优势</w:t>
      </w:r>
      <w:proofErr w:type="gramEnd"/>
      <w:r w:rsidR="00D167DC" w:rsidRPr="004F2A3D">
        <w:rPr>
          <w:rFonts w:hint="eastAsia"/>
        </w:rPr>
        <w:t>构建力量快速输送系统</w:t>
      </w:r>
      <w:r>
        <w:rPr>
          <w:rFonts w:hint="eastAsia"/>
        </w:rPr>
        <w:t>另一方面，</w:t>
      </w:r>
      <w:r w:rsidR="00EC65E4" w:rsidRPr="004F2A3D">
        <w:rPr>
          <w:rFonts w:hint="eastAsia"/>
        </w:rPr>
        <w:t>要加强应急救援队伍建设，建设</w:t>
      </w:r>
      <w:proofErr w:type="gramStart"/>
      <w:r w:rsidR="00EC65E4" w:rsidRPr="004F2A3D">
        <w:rPr>
          <w:rFonts w:hint="eastAsia"/>
        </w:rPr>
        <w:t>一支专常兼</w:t>
      </w:r>
      <w:proofErr w:type="gramEnd"/>
      <w:r w:rsidR="00EC65E4" w:rsidRPr="004F2A3D">
        <w:rPr>
          <w:rFonts w:hint="eastAsia"/>
        </w:rPr>
        <w:t>备、反应灵敏、作风过硬、本领高强的应急救援队伍</w:t>
      </w:r>
      <w:r w:rsidR="00DB15DF">
        <w:rPr>
          <w:rFonts w:hint="eastAsia"/>
        </w:rPr>
        <w:t>。</w:t>
      </w:r>
    </w:p>
    <w:p w14:paraId="7D9D33BE" w14:textId="6873C870" w:rsidR="000E2F19" w:rsidRPr="00625293" w:rsidRDefault="006E3F1D" w:rsidP="000E2F19">
      <w:pPr>
        <w:pStyle w:val="af4"/>
        <w:numPr>
          <w:ilvl w:val="1"/>
          <w:numId w:val="16"/>
        </w:numPr>
        <w:ind w:firstLineChars="0"/>
        <w:rPr>
          <w:color w:val="FF0000"/>
        </w:rPr>
      </w:pPr>
      <w:r w:rsidRPr="00625293">
        <w:rPr>
          <w:rFonts w:hint="eastAsia"/>
          <w:color w:val="FF0000"/>
        </w:rPr>
        <w:t>航空应急</w:t>
      </w:r>
      <w:r w:rsidR="00594134" w:rsidRPr="00625293">
        <w:rPr>
          <w:rFonts w:hint="eastAsia"/>
          <w:color w:val="FF0000"/>
        </w:rPr>
        <w:t>救援</w:t>
      </w:r>
      <w:r w:rsidRPr="00625293">
        <w:rPr>
          <w:rFonts w:hint="eastAsia"/>
          <w:color w:val="FF0000"/>
        </w:rPr>
        <w:t>战法能力</w:t>
      </w:r>
      <w:r w:rsidR="000E2F19" w:rsidRPr="00625293">
        <w:rPr>
          <w:rFonts w:hint="eastAsia"/>
          <w:color w:val="FF0000"/>
        </w:rPr>
        <w:t>缺口</w:t>
      </w:r>
    </w:p>
    <w:p w14:paraId="22511DA4" w14:textId="54108EB8" w:rsidR="002F0B81" w:rsidRPr="00EC65E4" w:rsidRDefault="00EC65E4" w:rsidP="00DB15DF">
      <w:pPr>
        <w:ind w:left="360" w:firstLine="480"/>
      </w:pPr>
      <w:r w:rsidRPr="00EC65E4">
        <w:rPr>
          <w:rFonts w:hint="eastAsia"/>
        </w:rPr>
        <w:t>要强化应急救援队伍战斗力建设，抓紧补短板、强弱项，提高各类灾害事故救援能力，从战法</w:t>
      </w:r>
      <w:del w:id="7" w:author="YUYixiong" w:date="2021-06-30T20:34:00Z">
        <w:r w:rsidRPr="00EC65E4" w:rsidDel="009B36E2">
          <w:rPr>
            <w:rFonts w:hint="eastAsia"/>
          </w:rPr>
          <w:delText>尚</w:delText>
        </w:r>
      </w:del>
      <w:ins w:id="8" w:author="YUYixiong" w:date="2021-06-30T20:34:00Z">
        <w:r w:rsidR="009B36E2">
          <w:rPr>
            <w:rFonts w:hint="eastAsia"/>
          </w:rPr>
          <w:t>上</w:t>
        </w:r>
      </w:ins>
      <w:r w:rsidRPr="00EC65E4">
        <w:rPr>
          <w:rFonts w:hint="eastAsia"/>
        </w:rPr>
        <w:t>提高航空应急救援能力</w:t>
      </w:r>
      <w:ins w:id="9" w:author="YUYixiong" w:date="2021-06-30T20:34:00Z">
        <w:r w:rsidR="00C62109">
          <w:rPr>
            <w:rFonts w:hint="eastAsia"/>
          </w:rPr>
          <w:t>。</w:t>
        </w:r>
      </w:ins>
      <w:ins w:id="10" w:author="YUYixiong" w:date="2021-06-30T20:45:00Z">
        <w:r w:rsidR="003E0080">
          <w:rPr>
            <w:rFonts w:hint="eastAsia"/>
          </w:rPr>
          <w:t>长期以来，我国的航空应急救援组织实施</w:t>
        </w:r>
      </w:ins>
      <w:ins w:id="11" w:author="YUYixiong" w:date="2021-06-30T20:47:00Z">
        <w:r w:rsidR="003E0080">
          <w:rPr>
            <w:rFonts w:hint="eastAsia"/>
          </w:rPr>
          <w:t>战法仅依靠指挥员的经验决策，</w:t>
        </w:r>
      </w:ins>
      <w:ins w:id="12" w:author="YUYixiong" w:date="2021-06-30T20:53:00Z">
        <w:r w:rsidR="007D1C8E">
          <w:rPr>
            <w:rFonts w:hint="eastAsia"/>
          </w:rPr>
          <w:t>缺少</w:t>
        </w:r>
      </w:ins>
      <w:ins w:id="13" w:author="YUYixiong" w:date="2021-06-30T20:50:00Z">
        <w:r w:rsidR="009E79B0">
          <w:rPr>
            <w:rFonts w:hint="eastAsia"/>
          </w:rPr>
          <w:t>对于</w:t>
        </w:r>
      </w:ins>
      <w:ins w:id="14" w:author="YUYixiong" w:date="2021-06-30T20:51:00Z">
        <w:r w:rsidR="005F1000">
          <w:rPr>
            <w:rFonts w:hint="eastAsia"/>
          </w:rPr>
          <w:t>险情与救援力量匹配</w:t>
        </w:r>
      </w:ins>
      <w:ins w:id="15" w:author="YUYixiong" w:date="2021-06-30T20:54:00Z">
        <w:r w:rsidR="00E9468E">
          <w:rPr>
            <w:rFonts w:hint="eastAsia"/>
          </w:rPr>
          <w:t>策略</w:t>
        </w:r>
      </w:ins>
      <w:ins w:id="16" w:author="YUYixiong" w:date="2021-06-30T20:52:00Z">
        <w:r w:rsidR="00A01B1F">
          <w:rPr>
            <w:rFonts w:hint="eastAsia"/>
          </w:rPr>
          <w:t>以及</w:t>
        </w:r>
      </w:ins>
      <w:ins w:id="17" w:author="YUYixiong" w:date="2021-06-30T20:50:00Z">
        <w:r w:rsidR="009E79B0">
          <w:rPr>
            <w:rFonts w:hint="eastAsia"/>
          </w:rPr>
          <w:t>多单位协同</w:t>
        </w:r>
      </w:ins>
      <w:ins w:id="18" w:author="YUYixiong" w:date="2021-06-30T20:54:00Z">
        <w:r w:rsidR="00CA74B9">
          <w:rPr>
            <w:rFonts w:hint="eastAsia"/>
          </w:rPr>
          <w:t>时的</w:t>
        </w:r>
      </w:ins>
      <w:ins w:id="19" w:author="YUYixiong" w:date="2021-06-30T20:51:00Z">
        <w:r w:rsidR="009E79B0">
          <w:rPr>
            <w:rFonts w:hint="eastAsia"/>
          </w:rPr>
          <w:t>处置流程</w:t>
        </w:r>
        <w:r w:rsidR="00F06CC8">
          <w:rPr>
            <w:rFonts w:hint="eastAsia"/>
          </w:rPr>
          <w:t>、</w:t>
        </w:r>
      </w:ins>
      <w:ins w:id="20" w:author="YUYixiong" w:date="2021-06-30T20:50:00Z">
        <w:r w:rsidR="009E79B0">
          <w:rPr>
            <w:rFonts w:hint="eastAsia"/>
          </w:rPr>
          <w:t>任务分配</w:t>
        </w:r>
      </w:ins>
      <w:ins w:id="21" w:author="YUYixiong" w:date="2021-06-30T20:51:00Z">
        <w:r w:rsidR="00F06CC8">
          <w:rPr>
            <w:rFonts w:hint="eastAsia"/>
          </w:rPr>
          <w:t>和</w:t>
        </w:r>
      </w:ins>
      <w:ins w:id="22" w:author="YUYixiong" w:date="2021-06-30T20:50:00Z">
        <w:r w:rsidR="009E79B0">
          <w:rPr>
            <w:rFonts w:hint="eastAsia"/>
          </w:rPr>
          <w:t>航路规划方法</w:t>
        </w:r>
      </w:ins>
      <w:ins w:id="23" w:author="YUYixiong" w:date="2021-06-30T20:54:00Z">
        <w:r w:rsidR="00FA6102">
          <w:rPr>
            <w:rFonts w:hint="eastAsia"/>
          </w:rPr>
          <w:t>的</w:t>
        </w:r>
      </w:ins>
      <w:ins w:id="24" w:author="YUYixiong" w:date="2021-06-30T20:50:00Z">
        <w:r w:rsidR="009E79B0">
          <w:rPr>
            <w:rFonts w:hint="eastAsia"/>
          </w:rPr>
          <w:t>标准化研究</w:t>
        </w:r>
      </w:ins>
      <w:ins w:id="25" w:author="YUYixiong" w:date="2021-06-30T20:51:00Z">
        <w:r w:rsidR="00BB2513">
          <w:rPr>
            <w:rFonts w:hint="eastAsia"/>
          </w:rPr>
          <w:t>，</w:t>
        </w:r>
      </w:ins>
      <w:ins w:id="26" w:author="YUYixiong" w:date="2021-06-30T20:54:00Z">
        <w:r w:rsidR="005D01E2">
          <w:rPr>
            <w:rFonts w:hint="eastAsia"/>
          </w:rPr>
          <w:t>实际上</w:t>
        </w:r>
      </w:ins>
      <w:ins w:id="27" w:author="YUYixiong" w:date="2021-06-30T20:53:00Z">
        <w:r w:rsidR="001101E9">
          <w:rPr>
            <w:rFonts w:hint="eastAsia"/>
          </w:rPr>
          <w:t>需要</w:t>
        </w:r>
        <w:r w:rsidR="00127251">
          <w:rPr>
            <w:rFonts w:hint="eastAsia"/>
          </w:rPr>
          <w:t>一套</w:t>
        </w:r>
        <w:r w:rsidR="001101E9">
          <w:rPr>
            <w:rFonts w:hint="eastAsia"/>
          </w:rPr>
          <w:t>基于</w:t>
        </w:r>
        <w:r w:rsidR="001101E9" w:rsidRPr="00280886">
          <w:rPr>
            <w:rFonts w:hint="eastAsia"/>
          </w:rPr>
          <w:t>仿真推演的</w:t>
        </w:r>
        <w:r w:rsidR="001101E9">
          <w:rPr>
            <w:rFonts w:hint="eastAsia"/>
          </w:rPr>
          <w:t>战法</w:t>
        </w:r>
        <w:r w:rsidR="001101E9" w:rsidRPr="00280886">
          <w:rPr>
            <w:rFonts w:hint="eastAsia"/>
          </w:rPr>
          <w:t>制定</w:t>
        </w:r>
        <w:r w:rsidR="001101E9">
          <w:rPr>
            <w:rFonts w:hint="eastAsia"/>
          </w:rPr>
          <w:t>系统</w:t>
        </w:r>
        <w:r w:rsidR="00414992">
          <w:rPr>
            <w:rFonts w:hint="eastAsia"/>
          </w:rPr>
          <w:t>，从而</w:t>
        </w:r>
      </w:ins>
      <w:bookmarkStart w:id="28" w:name="_GoBack"/>
      <w:bookmarkEnd w:id="28"/>
      <w:ins w:id="29" w:author="YUYixiong" w:date="2021-06-30T20:51:00Z">
        <w:r w:rsidR="00BB2513">
          <w:rPr>
            <w:rFonts w:hint="eastAsia"/>
          </w:rPr>
          <w:t>获得</w:t>
        </w:r>
      </w:ins>
      <w:ins w:id="30" w:author="YUYixiong" w:date="2021-06-30T20:52:00Z">
        <w:r w:rsidR="00FE6BC4">
          <w:rPr>
            <w:rFonts w:hint="eastAsia"/>
          </w:rPr>
          <w:t>针对特定险情的</w:t>
        </w:r>
        <w:r w:rsidR="00D20564">
          <w:rPr>
            <w:rFonts w:hint="eastAsia"/>
          </w:rPr>
          <w:t>多单位</w:t>
        </w:r>
        <w:r w:rsidR="00FE6BC4">
          <w:rPr>
            <w:rFonts w:hint="eastAsia"/>
          </w:rPr>
          <w:t>协同</w:t>
        </w:r>
      </w:ins>
      <w:ins w:id="31" w:author="YUYixiong" w:date="2021-06-30T20:51:00Z">
        <w:r w:rsidR="00BB2513">
          <w:rPr>
            <w:rFonts w:hint="eastAsia"/>
          </w:rPr>
          <w:t>战法</w:t>
        </w:r>
      </w:ins>
      <w:ins w:id="32" w:author="YUYixiong" w:date="2021-06-30T20:52:00Z">
        <w:r w:rsidR="00D20564">
          <w:rPr>
            <w:rFonts w:hint="eastAsia"/>
          </w:rPr>
          <w:t>。</w:t>
        </w:r>
      </w:ins>
    </w:p>
    <w:p w14:paraId="7002A0D5" w14:textId="6A70DA03" w:rsidR="006E3F1D" w:rsidRDefault="006E3F1D" w:rsidP="006E3F1D">
      <w:pPr>
        <w:pStyle w:val="af4"/>
        <w:numPr>
          <w:ilvl w:val="1"/>
          <w:numId w:val="16"/>
        </w:numPr>
        <w:ind w:firstLineChars="0"/>
      </w:pPr>
      <w:r>
        <w:rPr>
          <w:rFonts w:hint="eastAsia"/>
        </w:rPr>
        <w:t>航空应急救援保障能力缺口</w:t>
      </w:r>
    </w:p>
    <w:p w14:paraId="7458656B" w14:textId="77777777" w:rsidR="002F0B81" w:rsidRDefault="002F0B81" w:rsidP="002F0B81">
      <w:pPr>
        <w:ind w:left="360" w:firstLine="480"/>
      </w:pPr>
      <w:r w:rsidRPr="00476457">
        <w:rPr>
          <w:rFonts w:hint="eastAsia"/>
        </w:rPr>
        <w:t>我国尚有待建立健全与自然灾害救助需求相适应的资金、物资保障机制。</w:t>
      </w:r>
      <w:r>
        <w:rPr>
          <w:rFonts w:hint="eastAsia"/>
        </w:rPr>
        <w:t>保障能力是</w:t>
      </w:r>
      <w:r w:rsidRPr="00FE40AD">
        <w:rPr>
          <w:rFonts w:hint="eastAsia"/>
        </w:rPr>
        <w:t>应急救援领域以及其他与公共安全相关的各领域</w:t>
      </w:r>
      <w:r>
        <w:rPr>
          <w:rFonts w:hint="eastAsia"/>
        </w:rPr>
        <w:t>的重要支撑和强力抓手</w:t>
      </w:r>
      <w:r w:rsidRPr="00FE40AD">
        <w:rPr>
          <w:rFonts w:hint="eastAsia"/>
        </w:rPr>
        <w:t>，</w:t>
      </w:r>
      <w:r>
        <w:rPr>
          <w:rFonts w:hint="eastAsia"/>
        </w:rPr>
        <w:t>而相关的研究十分有限，落实保障的政策仍比较空缺。</w:t>
      </w:r>
    </w:p>
    <w:p w14:paraId="729DFEEB" w14:textId="26A459F6" w:rsidR="00345E65" w:rsidRDefault="000C6910" w:rsidP="005656B1">
      <w:pPr>
        <w:pStyle w:val="af4"/>
        <w:numPr>
          <w:ilvl w:val="0"/>
          <w:numId w:val="16"/>
        </w:numPr>
        <w:ind w:firstLineChars="0"/>
      </w:pPr>
      <w:r>
        <w:rPr>
          <w:rFonts w:hint="eastAsia"/>
        </w:rPr>
        <w:t>航空应急救援案例收集与分类研究</w:t>
      </w:r>
    </w:p>
    <w:p w14:paraId="44FFF9E1" w14:textId="3E58A765" w:rsidR="00D5794A" w:rsidRDefault="00BD5907" w:rsidP="00D5794A">
      <w:pPr>
        <w:pStyle w:val="af4"/>
        <w:numPr>
          <w:ilvl w:val="1"/>
          <w:numId w:val="16"/>
        </w:numPr>
        <w:ind w:firstLineChars="0"/>
      </w:pPr>
      <w:r>
        <w:rPr>
          <w:rFonts w:hint="eastAsia"/>
        </w:rPr>
        <w:t>任务实例层级模型</w:t>
      </w:r>
    </w:p>
    <w:p w14:paraId="313A3888" w14:textId="182F29CC" w:rsidR="00D5794A" w:rsidRDefault="00D5794A" w:rsidP="00D5794A">
      <w:pPr>
        <w:ind w:left="360" w:firstLine="480"/>
      </w:pPr>
      <w:r>
        <w:rPr>
          <w:rFonts w:hint="eastAsia"/>
        </w:rPr>
        <w:t>表示</w:t>
      </w:r>
      <w:r w:rsidRPr="001960A4">
        <w:rPr>
          <w:rFonts w:hint="eastAsia"/>
        </w:rPr>
        <w:t>实例的层级模型</w:t>
      </w:r>
      <w:r>
        <w:rPr>
          <w:rFonts w:hint="eastAsia"/>
        </w:rPr>
        <w:t>将实例的属性分成了信息源、属性组、属性段和属性四个层级，对于任何一个复杂实例，都可以用不同的信息源描述其不同角度的特征。而每个信息源又包含了不同的属性组，每个属性组中的属性根据其类型可以划归为不同的属性段</w:t>
      </w:r>
      <w:r w:rsidRPr="00AF4979">
        <w:rPr>
          <w:rFonts w:hint="eastAsia"/>
        </w:rPr>
        <w:t>和不属于任何属性段的独立属性</w:t>
      </w:r>
      <w:r>
        <w:rPr>
          <w:rFonts w:hint="eastAsia"/>
        </w:rPr>
        <w:t>。</w:t>
      </w:r>
      <w:r w:rsidRPr="00E03A24">
        <w:rPr>
          <w:rFonts w:hint="eastAsia"/>
        </w:rPr>
        <w:t>如</w:t>
      </w:r>
      <w:r w:rsidR="004A7E39">
        <w:rPr>
          <w:rFonts w:hint="eastAsia"/>
        </w:rPr>
        <w:t>下图</w:t>
      </w:r>
      <w:r w:rsidRPr="00E03A24">
        <w:rPr>
          <w:rFonts w:hint="eastAsia"/>
        </w:rPr>
        <w:t>所示</w:t>
      </w:r>
      <w:r>
        <w:rPr>
          <w:rFonts w:hint="eastAsia"/>
        </w:rPr>
        <w:t>是一种海上搜救任务实例层级模型示例</w:t>
      </w:r>
      <w:r w:rsidRPr="00E03A24">
        <w:rPr>
          <w:rFonts w:hint="eastAsia"/>
        </w:rPr>
        <w:t>，左侧的金字塔型结构显示了海上搜救任务实例中各类元素的层级，右侧的属性</w:t>
      </w:r>
      <w:proofErr w:type="gramStart"/>
      <w:r w:rsidRPr="00E03A24">
        <w:rPr>
          <w:rFonts w:hint="eastAsia"/>
        </w:rPr>
        <w:t>树展示</w:t>
      </w:r>
      <w:proofErr w:type="gramEnd"/>
      <w:r w:rsidRPr="00E03A24">
        <w:rPr>
          <w:rFonts w:hint="eastAsia"/>
        </w:rPr>
        <w:t>了各层级元素对应的具体项目。</w:t>
      </w:r>
      <w:r>
        <w:rPr>
          <w:rFonts w:hint="eastAsia"/>
        </w:rPr>
        <w:t>这种通过信息源</w:t>
      </w:r>
      <w:r>
        <w:rPr>
          <w:rFonts w:hint="eastAsia"/>
        </w:rPr>
        <w:t>-</w:t>
      </w:r>
      <w:r>
        <w:rPr>
          <w:rFonts w:hint="eastAsia"/>
        </w:rPr>
        <w:t>属性组</w:t>
      </w:r>
      <w:r>
        <w:rPr>
          <w:rFonts w:hint="eastAsia"/>
        </w:rPr>
        <w:t>-</w:t>
      </w:r>
      <w:r>
        <w:rPr>
          <w:rFonts w:hint="eastAsia"/>
        </w:rPr>
        <w:t>属性段</w:t>
      </w:r>
      <w:r>
        <w:rPr>
          <w:rFonts w:hint="eastAsia"/>
        </w:rPr>
        <w:t>-</w:t>
      </w:r>
      <w:r>
        <w:rPr>
          <w:rFonts w:hint="eastAsia"/>
        </w:rPr>
        <w:t>属性的结构对搜救任务进行分解表示的层级模型既很好地符合了实际海上搜救任务中获取险情信息和规划搜救任务的逻辑关系，又能很好地将海上搜救任务中大量的属性组织起来，便于</w:t>
      </w:r>
      <w:r w:rsidRPr="00E101D0">
        <w:rPr>
          <w:rFonts w:hint="eastAsia"/>
        </w:rPr>
        <w:t>源实例和目标问题</w:t>
      </w:r>
      <w:r>
        <w:rPr>
          <w:rFonts w:hint="eastAsia"/>
        </w:rPr>
        <w:t>相似度的计算。</w:t>
      </w:r>
    </w:p>
    <w:p w14:paraId="219796E2" w14:textId="77777777" w:rsidR="00D5794A" w:rsidRDefault="00D5794A" w:rsidP="004A7E39">
      <w:pPr>
        <w:keepNext/>
        <w:ind w:firstLineChars="0" w:firstLine="0"/>
        <w:jc w:val="center"/>
      </w:pPr>
      <w:r>
        <w:rPr>
          <w:noProof/>
        </w:rPr>
        <w:lastRenderedPageBreak/>
        <w:drawing>
          <wp:inline distT="0" distB="0" distL="0" distR="0" wp14:anchorId="18E4BC0A" wp14:editId="1A0E85A1">
            <wp:extent cx="5713095" cy="1812514"/>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2007" cy="1831204"/>
                    </a:xfrm>
                    <a:prstGeom prst="rect">
                      <a:avLst/>
                    </a:prstGeom>
                    <a:noFill/>
                  </pic:spPr>
                </pic:pic>
              </a:graphicData>
            </a:graphic>
          </wp:inline>
        </w:drawing>
      </w:r>
    </w:p>
    <w:p w14:paraId="4F841349" w14:textId="1D010D74" w:rsidR="00D5794A" w:rsidRPr="00755E87" w:rsidRDefault="00D5794A" w:rsidP="00945038">
      <w:pPr>
        <w:pStyle w:val="ab"/>
        <w:ind w:left="840"/>
      </w:pPr>
      <w:bookmarkStart w:id="33" w:name="_Toc72101117"/>
      <w:r w:rsidRPr="00755E87">
        <w:rPr>
          <w:rFonts w:hint="eastAsia"/>
        </w:rPr>
        <w:t>任务</w:t>
      </w:r>
      <w:r w:rsidRPr="008E4A6E">
        <w:rPr>
          <w:rFonts w:hint="eastAsia"/>
        </w:rPr>
        <w:t>实例</w:t>
      </w:r>
      <w:r w:rsidRPr="008E4A6E">
        <w:rPr>
          <w:rFonts w:hint="eastAsia"/>
          <w:noProof/>
        </w:rPr>
        <w:t>层级</w:t>
      </w:r>
      <w:r w:rsidRPr="00755E87">
        <w:rPr>
          <w:rFonts w:hint="eastAsia"/>
          <w:noProof/>
        </w:rPr>
        <w:t>模型示例</w:t>
      </w:r>
      <w:bookmarkEnd w:id="33"/>
    </w:p>
    <w:p w14:paraId="1A7D4AE2" w14:textId="5A43F6E0" w:rsidR="00945038" w:rsidRDefault="00945038" w:rsidP="00945038">
      <w:pPr>
        <w:pStyle w:val="af4"/>
        <w:numPr>
          <w:ilvl w:val="1"/>
          <w:numId w:val="16"/>
        </w:numPr>
        <w:ind w:firstLineChars="0"/>
      </w:pPr>
      <w:r>
        <w:rPr>
          <w:rFonts w:hint="eastAsia"/>
        </w:rPr>
        <w:t>航空</w:t>
      </w:r>
      <w:r w:rsidR="002F29A5">
        <w:rPr>
          <w:rFonts w:hint="eastAsia"/>
        </w:rPr>
        <w:t>应急</w:t>
      </w:r>
      <w:r>
        <w:rPr>
          <w:rFonts w:hint="eastAsia"/>
        </w:rPr>
        <w:t>救援任务结构要素</w:t>
      </w:r>
      <w:r w:rsidR="00B20007">
        <w:rPr>
          <w:rFonts w:hint="eastAsia"/>
        </w:rPr>
        <w:t>分析</w:t>
      </w:r>
    </w:p>
    <w:p w14:paraId="45B6E04C" w14:textId="47982826" w:rsidR="00ED1784" w:rsidRDefault="004A1AEA" w:rsidP="004A7E39">
      <w:pPr>
        <w:ind w:left="360" w:firstLine="480"/>
      </w:pPr>
      <w:r>
        <w:rPr>
          <w:rFonts w:hint="eastAsia"/>
        </w:rPr>
        <w:t>对航空</w:t>
      </w:r>
      <w:r w:rsidR="002F29A5">
        <w:rPr>
          <w:rFonts w:hint="eastAsia"/>
        </w:rPr>
        <w:t>应急</w:t>
      </w:r>
      <w:r>
        <w:rPr>
          <w:rFonts w:hint="eastAsia"/>
        </w:rPr>
        <w:t>救援任务</w:t>
      </w:r>
      <w:r w:rsidR="004A7E39">
        <w:rPr>
          <w:rFonts w:hint="eastAsia"/>
        </w:rPr>
        <w:t>分析</w:t>
      </w:r>
      <w:r w:rsidR="002F29A5">
        <w:rPr>
          <w:rFonts w:hint="eastAsia"/>
        </w:rPr>
        <w:t>，</w:t>
      </w:r>
      <w:r w:rsidR="004A7E39">
        <w:rPr>
          <w:rFonts w:hint="eastAsia"/>
        </w:rPr>
        <w:t>可将任务信息以如下图所示结构进行梳理，以从属关系进行结构化。</w:t>
      </w:r>
      <w:r w:rsidR="00BF0D3B">
        <w:rPr>
          <w:rFonts w:hint="eastAsia"/>
        </w:rPr>
        <w:t>航空救援任务结构要素</w:t>
      </w:r>
      <w:r w:rsidR="005C296E">
        <w:rPr>
          <w:rFonts w:hint="eastAsia"/>
        </w:rPr>
        <w:t>包括标签信息、环境星系、突发事件信息和</w:t>
      </w:r>
      <w:proofErr w:type="gramStart"/>
      <w:r w:rsidR="005C296E">
        <w:rPr>
          <w:rFonts w:hint="eastAsia"/>
        </w:rPr>
        <w:t>及</w:t>
      </w:r>
      <w:proofErr w:type="gramEnd"/>
      <w:r w:rsidR="005C296E">
        <w:rPr>
          <w:rFonts w:hint="eastAsia"/>
        </w:rPr>
        <w:t>救援任务信息。</w:t>
      </w:r>
    </w:p>
    <w:p w14:paraId="000A0750" w14:textId="67A41AA3" w:rsidR="00896D68" w:rsidRPr="00D5794A" w:rsidRDefault="00896D68" w:rsidP="004A7E39">
      <w:pPr>
        <w:ind w:left="360" w:firstLine="480"/>
      </w:pPr>
      <w:r>
        <w:rPr>
          <w:rFonts w:hint="eastAsia"/>
        </w:rPr>
        <w:t>标签信息用于存储任务的标签信息，便于数据的存储和管理。</w:t>
      </w:r>
      <w:r w:rsidR="00403F76">
        <w:rPr>
          <w:rFonts w:hint="eastAsia"/>
        </w:rPr>
        <w:t>环境信息主要涉及</w:t>
      </w:r>
      <w:r w:rsidR="000D7A54">
        <w:rPr>
          <w:rFonts w:hint="eastAsia"/>
        </w:rPr>
        <w:t>救援</w:t>
      </w:r>
      <w:r w:rsidR="00403F76">
        <w:rPr>
          <w:rFonts w:hint="eastAsia"/>
        </w:rPr>
        <w:t>任务期间事气象、</w:t>
      </w:r>
      <w:r w:rsidR="000D7A54">
        <w:rPr>
          <w:rFonts w:hint="eastAsia"/>
        </w:rPr>
        <w:t>地理环境</w:t>
      </w:r>
      <w:r w:rsidR="00403F76">
        <w:rPr>
          <w:rFonts w:hint="eastAsia"/>
        </w:rPr>
        <w:t>整体情况</w:t>
      </w:r>
      <w:r w:rsidR="000D7A54">
        <w:rPr>
          <w:rFonts w:hint="eastAsia"/>
        </w:rPr>
        <w:t>。</w:t>
      </w:r>
      <w:r w:rsidR="00215819">
        <w:rPr>
          <w:rFonts w:hint="eastAsia"/>
        </w:rPr>
        <w:t>突发事件信息主要是对突发事件中遇险对象的险情类型、状态以及遇险人员的状态进行描述。</w:t>
      </w:r>
      <w:r w:rsidR="00E14824">
        <w:rPr>
          <w:rFonts w:hint="eastAsia"/>
        </w:rPr>
        <w:t>救援任务信息记录了投入航空应急救援中的救援力量以及其执行的任务，由于不同的任务参与的应急救援力量数量和执行的任务都各不相同，所以任务信息采用了动态结构，可根据参与任务的救援力量数量及各自执行的任务数量动态调整。</w:t>
      </w:r>
    </w:p>
    <w:p w14:paraId="19F3C7E4" w14:textId="35E0E54E" w:rsidR="00ED1784" w:rsidRDefault="00322051" w:rsidP="004A7E39">
      <w:pPr>
        <w:pStyle w:val="paragraph"/>
        <w:spacing w:before="0" w:beforeAutospacing="0" w:after="0" w:afterAutospacing="0" w:line="300" w:lineRule="auto"/>
        <w:jc w:val="center"/>
      </w:pPr>
      <w:r>
        <w:object w:dxaOrig="9300" w:dyaOrig="8220" w14:anchorId="6F896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85pt;height:270.15pt" o:ole="">
            <v:imagedata r:id="rId9" o:title=""/>
          </v:shape>
          <o:OLEObject Type="Embed" ProgID="Visio.Drawing.15" ShapeID="_x0000_i1025" DrawAspect="Content" ObjectID="_1686592346" r:id="rId10"/>
        </w:object>
      </w:r>
    </w:p>
    <w:p w14:paraId="45E86402" w14:textId="77777777" w:rsidR="00A90F64" w:rsidRDefault="00A90F64" w:rsidP="00A90F64">
      <w:pPr>
        <w:ind w:firstLineChars="0" w:firstLine="480"/>
        <w:jc w:val="center"/>
      </w:pPr>
      <w:r>
        <w:rPr>
          <w:rFonts w:hint="eastAsia"/>
        </w:rPr>
        <w:t>航空应急救援任务结构要素分析</w:t>
      </w:r>
    </w:p>
    <w:p w14:paraId="2E795418" w14:textId="468A84D9" w:rsidR="005F7BEA" w:rsidRDefault="005F7BEA" w:rsidP="00A90F64">
      <w:pPr>
        <w:pStyle w:val="af4"/>
        <w:numPr>
          <w:ilvl w:val="0"/>
          <w:numId w:val="23"/>
        </w:numPr>
        <w:ind w:firstLineChars="0"/>
      </w:pPr>
      <w:r>
        <w:rPr>
          <w:rFonts w:hint="eastAsia"/>
        </w:rPr>
        <w:t>数据库建立</w:t>
      </w:r>
    </w:p>
    <w:p w14:paraId="244F104C" w14:textId="17CD5C61" w:rsidR="00F3114D" w:rsidRPr="00F3114D" w:rsidRDefault="00A73A7B" w:rsidP="00FB0A6D">
      <w:pPr>
        <w:ind w:left="360" w:firstLine="480"/>
      </w:pPr>
      <w:r>
        <w:rPr>
          <w:rFonts w:hint="eastAsia"/>
        </w:rPr>
        <w:t>基于</w:t>
      </w:r>
      <w:r w:rsidRPr="00A73A7B">
        <w:rPr>
          <w:rFonts w:hint="eastAsia"/>
        </w:rPr>
        <w:t>任务实例层级模型</w:t>
      </w:r>
      <w:r>
        <w:rPr>
          <w:rFonts w:hint="eastAsia"/>
        </w:rPr>
        <w:t>研究和</w:t>
      </w:r>
      <w:r w:rsidRPr="00A73A7B">
        <w:rPr>
          <w:rFonts w:hint="eastAsia"/>
        </w:rPr>
        <w:t>航空应急救援任务结构要素</w:t>
      </w:r>
      <w:r>
        <w:rPr>
          <w:rFonts w:hint="eastAsia"/>
        </w:rPr>
        <w:t>研究，</w:t>
      </w:r>
      <w:r w:rsidR="00F3114D">
        <w:rPr>
          <w:rFonts w:hint="eastAsia"/>
        </w:rPr>
        <w:t>广泛收集航空应急救援案例，提取结构化要素录入航空应急救援处置案例数据库。</w:t>
      </w:r>
      <w:r w:rsidR="00370E85" w:rsidRPr="00FB0A6D">
        <w:rPr>
          <w:rFonts w:hint="eastAsia"/>
        </w:rPr>
        <w:t>组织实施模式研究和基于仿</w:t>
      </w:r>
      <w:r w:rsidR="00370E85" w:rsidRPr="00FB0A6D">
        <w:rPr>
          <w:rFonts w:hint="eastAsia"/>
        </w:rPr>
        <w:lastRenderedPageBreak/>
        <w:t>真的战法验证提供支持。</w:t>
      </w:r>
    </w:p>
    <w:p w14:paraId="3C0EF162" w14:textId="46C5B49B" w:rsidR="00F3114D" w:rsidRDefault="002A36D6" w:rsidP="002A36D6">
      <w:pPr>
        <w:pStyle w:val="af4"/>
        <w:ind w:firstLineChars="0" w:firstLine="0"/>
        <w:jc w:val="center"/>
      </w:pPr>
      <w:r>
        <w:object w:dxaOrig="9705" w:dyaOrig="6720" w14:anchorId="527AB3CF">
          <v:shape id="_x0000_i1026" type="#_x0000_t75" style="width:345.9pt;height:239.5pt" o:ole="">
            <v:imagedata r:id="rId11" o:title=""/>
          </v:shape>
          <o:OLEObject Type="Embed" ProgID="Visio.Drawing.15" ShapeID="_x0000_i1026" DrawAspect="Content" ObjectID="_1686592347" r:id="rId12"/>
        </w:object>
      </w:r>
    </w:p>
    <w:p w14:paraId="29AE7FCB" w14:textId="78EF927C" w:rsidR="00A90F64" w:rsidRPr="00F3114D" w:rsidRDefault="00A90F64" w:rsidP="002A36D6">
      <w:pPr>
        <w:pStyle w:val="af4"/>
        <w:ind w:firstLineChars="0" w:firstLine="0"/>
        <w:jc w:val="center"/>
      </w:pPr>
      <w:r>
        <w:rPr>
          <w:rFonts w:hint="eastAsia"/>
        </w:rPr>
        <w:t>航空应急救援处置案例数据库</w:t>
      </w:r>
    </w:p>
    <w:p w14:paraId="63068F57" w14:textId="57298EEC" w:rsidR="00345E65" w:rsidRDefault="00345E65" w:rsidP="00AF5D6C">
      <w:pPr>
        <w:pStyle w:val="af4"/>
        <w:numPr>
          <w:ilvl w:val="0"/>
          <w:numId w:val="16"/>
        </w:numPr>
        <w:ind w:firstLineChars="0"/>
      </w:pPr>
      <w:r>
        <w:rPr>
          <w:rFonts w:hint="eastAsia"/>
        </w:rPr>
        <w:t>组织实施模式研究</w:t>
      </w:r>
    </w:p>
    <w:p w14:paraId="3F932A1D" w14:textId="314AA7F6" w:rsidR="002F07BD" w:rsidRDefault="002F07BD" w:rsidP="00AF5D6C">
      <w:pPr>
        <w:pStyle w:val="af4"/>
        <w:numPr>
          <w:ilvl w:val="1"/>
          <w:numId w:val="16"/>
        </w:numPr>
        <w:ind w:firstLineChars="0"/>
      </w:pPr>
      <w:r>
        <w:rPr>
          <w:rFonts w:hint="eastAsia"/>
        </w:rPr>
        <w:t>组织实施模式分析</w:t>
      </w:r>
    </w:p>
    <w:p w14:paraId="00111FF7" w14:textId="6736DF71" w:rsidR="006539B0" w:rsidRDefault="006539B0" w:rsidP="002F07BD">
      <w:pPr>
        <w:pStyle w:val="af4"/>
        <w:ind w:left="1320" w:firstLineChars="0" w:firstLine="0"/>
        <w:rPr>
          <w:rFonts w:ascii="楷体" w:eastAsia="楷体" w:hAnsi="楷体"/>
          <w:b/>
          <w:bCs/>
        </w:rPr>
      </w:pPr>
      <w:r w:rsidRPr="006539B0">
        <w:rPr>
          <w:rFonts w:ascii="楷体" w:eastAsia="楷体" w:hAnsi="楷体" w:hint="eastAsia"/>
          <w:b/>
          <w:bCs/>
        </w:rPr>
        <w:t>·组织指挥体系</w:t>
      </w:r>
    </w:p>
    <w:p w14:paraId="78F7E27C" w14:textId="6EEF718F" w:rsidR="00A472F5" w:rsidRDefault="00FB0A6D" w:rsidP="00FB0A6D">
      <w:pPr>
        <w:ind w:left="360" w:firstLine="480"/>
      </w:pPr>
      <w:r>
        <w:rPr>
          <w:rFonts w:hint="eastAsia"/>
        </w:rPr>
        <w:t>根据《</w:t>
      </w:r>
      <w:r w:rsidRPr="00FB0A6D">
        <w:rPr>
          <w:rFonts w:hint="eastAsia"/>
        </w:rPr>
        <w:t>国家自然灾害救助应急预案</w:t>
      </w:r>
      <w:r>
        <w:rPr>
          <w:rFonts w:hint="eastAsia"/>
        </w:rPr>
        <w:t>》</w:t>
      </w:r>
      <w:r w:rsidR="001A3391">
        <w:rPr>
          <w:rFonts w:hint="eastAsia"/>
        </w:rPr>
        <w:t>，</w:t>
      </w:r>
      <w:r w:rsidR="00A472F5" w:rsidRPr="00A472F5">
        <w:rPr>
          <w:rFonts w:hint="eastAsia"/>
        </w:rPr>
        <w:t>国家减灾委员会为国家自然灾害救助应急综合协调机构，负责组织、领导全国的自然灾害救助工作，协调开展特别重大和重大自然灾害救助活动。国家减灾委成员单位按照各自职责做好自然灾害救助相关工作。国家减灾委办公室负责与相关部门、地方的沟通联络，组织开展灾情会商评估、灾害救助等工作，协调落实相关支持措施。国家减灾委设立专家委员会，对国家减灾救灾工作重大决策和重要规划提供政策咨询和建议，为国家重大自然灾害的灾情评估、应急救助和灾后救助提出咨询意见。</w:t>
      </w:r>
    </w:p>
    <w:p w14:paraId="3D2E8413" w14:textId="378E86A3" w:rsidR="00A472F5" w:rsidRDefault="00A472F5" w:rsidP="00A472F5">
      <w:pPr>
        <w:pStyle w:val="af4"/>
        <w:ind w:left="1320" w:firstLineChars="0" w:firstLine="0"/>
        <w:rPr>
          <w:rFonts w:ascii="楷体" w:eastAsia="楷体" w:hAnsi="楷体"/>
          <w:b/>
          <w:bCs/>
        </w:rPr>
      </w:pPr>
      <w:r w:rsidRPr="006539B0">
        <w:rPr>
          <w:rFonts w:ascii="楷体" w:eastAsia="楷体" w:hAnsi="楷体" w:hint="eastAsia"/>
          <w:b/>
          <w:bCs/>
        </w:rPr>
        <w:t>·</w:t>
      </w:r>
      <w:r>
        <w:rPr>
          <w:rFonts w:ascii="楷体" w:eastAsia="楷体" w:hAnsi="楷体" w:hint="eastAsia"/>
          <w:b/>
          <w:bCs/>
        </w:rPr>
        <w:t>预警</w:t>
      </w:r>
      <w:r w:rsidR="00377C45">
        <w:rPr>
          <w:rFonts w:ascii="楷体" w:eastAsia="楷体" w:hAnsi="楷体" w:hint="eastAsia"/>
          <w:b/>
          <w:bCs/>
        </w:rPr>
        <w:t>/应急</w:t>
      </w:r>
      <w:r>
        <w:rPr>
          <w:rFonts w:ascii="楷体" w:eastAsia="楷体" w:hAnsi="楷体" w:hint="eastAsia"/>
          <w:b/>
          <w:bCs/>
        </w:rPr>
        <w:t>响应组织</w:t>
      </w:r>
      <w:r w:rsidR="00491E69">
        <w:rPr>
          <w:rFonts w:ascii="楷体" w:eastAsia="楷体" w:hAnsi="楷体" w:hint="eastAsia"/>
          <w:b/>
          <w:bCs/>
        </w:rPr>
        <w:t>实施</w:t>
      </w:r>
    </w:p>
    <w:p w14:paraId="3F9C3832" w14:textId="0B7E9DC1" w:rsidR="009B5F4E" w:rsidRDefault="001A3391" w:rsidP="009B5F4E">
      <w:pPr>
        <w:ind w:left="360" w:firstLine="480"/>
      </w:pPr>
      <w:r>
        <w:rPr>
          <w:rFonts w:hint="eastAsia"/>
        </w:rPr>
        <w:t>根据《</w:t>
      </w:r>
      <w:r w:rsidRPr="00FB0A6D">
        <w:rPr>
          <w:rFonts w:hint="eastAsia"/>
        </w:rPr>
        <w:t>国家自然灾害救助应急预案</w:t>
      </w:r>
      <w:r>
        <w:rPr>
          <w:rFonts w:hint="eastAsia"/>
        </w:rPr>
        <w:t>》，</w:t>
      </w:r>
      <w:r w:rsidR="00BA603E">
        <w:rPr>
          <w:rFonts w:hint="eastAsia"/>
        </w:rPr>
        <w:t>气象、水利、国土资源、海洋、林业、农业等部门及时向国家减灾委办公室和履行救灾职责的国家减灾委成员单位通报自然灾害预警预报信息，测绘地信部门根据需要及时提供地理信息数据。国家减灾委办公室根据自然灾害预警预报信息，结合可能受影响地区的自然条件、人口和社会经济状况，对可能出现的灾情进行预评估，</w:t>
      </w:r>
      <w:proofErr w:type="gramStart"/>
      <w:r w:rsidR="00BA603E">
        <w:rPr>
          <w:rFonts w:hint="eastAsia"/>
        </w:rPr>
        <w:t>当可能</w:t>
      </w:r>
      <w:proofErr w:type="gramEnd"/>
      <w:r w:rsidR="00BA603E">
        <w:rPr>
          <w:rFonts w:hint="eastAsia"/>
        </w:rPr>
        <w:t>威胁人民生命财产安全、影响基本生活、需要提前采取应对措施时，启动预警响应，视情</w:t>
      </w:r>
      <w:r w:rsidR="00CC5A9D">
        <w:rPr>
          <w:rFonts w:hint="eastAsia"/>
        </w:rPr>
        <w:t>采取通报险情、</w:t>
      </w:r>
      <w:r w:rsidR="009B5F4E">
        <w:rPr>
          <w:rFonts w:hint="eastAsia"/>
        </w:rPr>
        <w:t>对灾害动态评估、</w:t>
      </w:r>
      <w:r w:rsidR="00EE5E9A">
        <w:rPr>
          <w:rFonts w:hint="eastAsia"/>
        </w:rPr>
        <w:t>救灾物资调运</w:t>
      </w:r>
      <w:r w:rsidR="00CC5A9D">
        <w:rPr>
          <w:rFonts w:hint="eastAsia"/>
        </w:rPr>
        <w:t>等</w:t>
      </w:r>
      <w:r w:rsidR="00BA603E">
        <w:rPr>
          <w:rFonts w:hint="eastAsia"/>
        </w:rPr>
        <w:t>措施</w:t>
      </w:r>
      <w:r w:rsidR="009B5F4E">
        <w:rPr>
          <w:rFonts w:hint="eastAsia"/>
        </w:rPr>
        <w:t>。</w:t>
      </w:r>
    </w:p>
    <w:p w14:paraId="5927AF63" w14:textId="19F93082" w:rsidR="00491E69" w:rsidRDefault="00491E69" w:rsidP="00491E69">
      <w:pPr>
        <w:pStyle w:val="af4"/>
        <w:ind w:left="1320" w:firstLineChars="0" w:firstLine="0"/>
        <w:rPr>
          <w:rFonts w:ascii="楷体" w:eastAsia="楷体" w:hAnsi="楷体"/>
          <w:b/>
          <w:bCs/>
        </w:rPr>
      </w:pPr>
      <w:r w:rsidRPr="006539B0">
        <w:rPr>
          <w:rFonts w:ascii="楷体" w:eastAsia="楷体" w:hAnsi="楷体" w:hint="eastAsia"/>
          <w:b/>
          <w:bCs/>
        </w:rPr>
        <w:t>·</w:t>
      </w:r>
      <w:r w:rsidR="001A0706">
        <w:rPr>
          <w:rFonts w:ascii="楷体" w:eastAsia="楷体" w:hAnsi="楷体" w:hint="eastAsia"/>
          <w:b/>
          <w:bCs/>
        </w:rPr>
        <w:t>救援力量</w:t>
      </w:r>
      <w:r>
        <w:rPr>
          <w:rFonts w:ascii="楷体" w:eastAsia="楷体" w:hAnsi="楷体" w:hint="eastAsia"/>
          <w:b/>
          <w:bCs/>
        </w:rPr>
        <w:t>组织实施</w:t>
      </w:r>
    </w:p>
    <w:p w14:paraId="05CF69CF" w14:textId="6AAAD7A4" w:rsidR="00DA4093" w:rsidRDefault="009120DA" w:rsidP="00FB0A6D">
      <w:pPr>
        <w:ind w:left="360" w:firstLine="480"/>
      </w:pPr>
      <w:r>
        <w:rPr>
          <w:rFonts w:hint="eastAsia"/>
        </w:rPr>
        <w:t>指挥部门</w:t>
      </w:r>
      <w:r w:rsidR="00112114">
        <w:rPr>
          <w:rFonts w:hint="eastAsia"/>
        </w:rPr>
        <w:t>将救援指令下达到各个应急救援力量，</w:t>
      </w:r>
      <w:r w:rsidR="00F31E5D">
        <w:rPr>
          <w:rFonts w:hint="eastAsia"/>
        </w:rPr>
        <w:t>各个</w:t>
      </w:r>
      <w:r w:rsidR="00DA4093">
        <w:rPr>
          <w:rFonts w:hint="eastAsia"/>
        </w:rPr>
        <w:t>应急救援力量与地面支持力量</w:t>
      </w:r>
      <w:r w:rsidR="00F31E5D">
        <w:rPr>
          <w:rFonts w:hint="eastAsia"/>
        </w:rPr>
        <w:t>协同实施应急救援任务。</w:t>
      </w:r>
    </w:p>
    <w:p w14:paraId="4FF4DAE8" w14:textId="77777777" w:rsidR="0037229F" w:rsidRDefault="0037229F" w:rsidP="001A76E5">
      <w:pPr>
        <w:snapToGrid w:val="0"/>
        <w:ind w:firstLineChars="0" w:firstLine="0"/>
        <w:jc w:val="center"/>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4059178B" wp14:editId="34E91147">
            <wp:extent cx="5274310" cy="3099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a:stretch>
                      <a:fillRect/>
                    </a:stretch>
                  </pic:blipFill>
                  <pic:spPr>
                    <a:xfrm>
                      <a:off x="0" y="0"/>
                      <a:ext cx="5274310" cy="3099540"/>
                    </a:xfrm>
                    <a:prstGeom prst="rect">
                      <a:avLst/>
                    </a:prstGeom>
                  </pic:spPr>
                </pic:pic>
              </a:graphicData>
            </a:graphic>
          </wp:inline>
        </w:drawing>
      </w:r>
    </w:p>
    <w:p w14:paraId="7F7ED908" w14:textId="28E60617" w:rsidR="0037229F" w:rsidRDefault="001078CD" w:rsidP="00214F13">
      <w:pPr>
        <w:snapToGrid w:val="0"/>
        <w:ind w:firstLineChars="0" w:firstLine="0"/>
        <w:jc w:val="center"/>
        <w:rPr>
          <w:rFonts w:ascii="微软雅黑" w:eastAsia="微软雅黑" w:hAnsi="微软雅黑"/>
          <w:color w:val="333333"/>
          <w:sz w:val="22"/>
        </w:rPr>
      </w:pPr>
      <w:r>
        <w:rPr>
          <w:rFonts w:ascii="仿宋" w:eastAsia="仿宋" w:hAnsi="仿宋" w:hint="eastAsia"/>
          <w:color w:val="000000"/>
          <w:szCs w:val="24"/>
        </w:rPr>
        <w:t>航空应急救援体系</w:t>
      </w:r>
      <w:r w:rsidR="0037229F">
        <w:rPr>
          <w:rFonts w:ascii="仿宋" w:eastAsia="仿宋" w:hAnsi="仿宋"/>
          <w:color w:val="000000"/>
          <w:szCs w:val="24"/>
        </w:rPr>
        <w:t>OV-1视图</w:t>
      </w:r>
    </w:p>
    <w:p w14:paraId="15F8EDAE" w14:textId="6059F8F4" w:rsidR="00BA174D" w:rsidRDefault="00BA174D" w:rsidP="00AF5D6C">
      <w:pPr>
        <w:pStyle w:val="af4"/>
        <w:numPr>
          <w:ilvl w:val="1"/>
          <w:numId w:val="16"/>
        </w:numPr>
        <w:ind w:firstLineChars="0"/>
      </w:pPr>
      <w:r>
        <w:rPr>
          <w:rFonts w:hint="eastAsia"/>
        </w:rPr>
        <w:t>全流程建模</w:t>
      </w:r>
    </w:p>
    <w:p w14:paraId="5D3048C7" w14:textId="45102357" w:rsidR="00677128" w:rsidRPr="00483A28" w:rsidRDefault="00F31E5D" w:rsidP="00214F13">
      <w:pPr>
        <w:ind w:left="360" w:firstLine="480"/>
        <w:rPr>
          <w:rFonts w:ascii="微软雅黑" w:eastAsia="微软雅黑" w:hAnsi="微软雅黑"/>
          <w:color w:val="333333"/>
          <w:sz w:val="22"/>
        </w:rPr>
      </w:pPr>
      <w:r w:rsidRPr="00677128">
        <w:rPr>
          <w:rFonts w:hint="eastAsia"/>
        </w:rPr>
        <w:t>基于组织实施模式分析，</w:t>
      </w:r>
      <w:r w:rsidR="00322051" w:rsidRPr="00677128">
        <w:rPr>
          <w:rFonts w:hint="eastAsia"/>
        </w:rPr>
        <w:t>构建航空应急救援组织实施全流程模型。</w:t>
      </w:r>
      <w:r w:rsidR="00EF63E9">
        <w:rPr>
          <w:rFonts w:hint="eastAsia"/>
        </w:rPr>
        <w:t>如图为应急组织实施模型全流程</w:t>
      </w:r>
      <w:r w:rsidR="00D3072E">
        <w:rPr>
          <w:rFonts w:hint="eastAsia"/>
        </w:rPr>
        <w:t>示例，模型涵盖了组织指挥体系（</w:t>
      </w:r>
      <w:r w:rsidR="00D3072E" w:rsidRPr="00A472F5">
        <w:rPr>
          <w:rFonts w:hint="eastAsia"/>
        </w:rPr>
        <w:t>国家减灾委员会</w:t>
      </w:r>
      <w:r w:rsidR="00D3072E">
        <w:rPr>
          <w:rFonts w:hint="eastAsia"/>
        </w:rPr>
        <w:t>等应急指挥中心）、地面支持单位、</w:t>
      </w:r>
      <w:r w:rsidR="005F4D36">
        <w:rPr>
          <w:rFonts w:hint="eastAsia"/>
        </w:rPr>
        <w:t>航空应急救援力量（直升机、固定翼等），时</w:t>
      </w:r>
      <w:r w:rsidR="002E6DA8">
        <w:rPr>
          <w:rFonts w:hint="eastAsia"/>
        </w:rPr>
        <w:t>间</w:t>
      </w:r>
      <w:r w:rsidR="005F4D36">
        <w:rPr>
          <w:rFonts w:hint="eastAsia"/>
        </w:rPr>
        <w:t>维度包含险情发生</w:t>
      </w:r>
      <w:r w:rsidR="00DB54A1">
        <w:rPr>
          <w:rFonts w:hint="eastAsia"/>
        </w:rPr>
        <w:t>至险情排除的全过程</w:t>
      </w:r>
      <w:r w:rsidR="002E6DA8">
        <w:rPr>
          <w:rFonts w:hint="eastAsia"/>
        </w:rPr>
        <w:t>。</w:t>
      </w:r>
    </w:p>
    <w:p w14:paraId="65A696C1" w14:textId="1B84631E" w:rsidR="00483A28" w:rsidRDefault="00E566BD" w:rsidP="00322051">
      <w:pPr>
        <w:snapToGrid w:val="0"/>
        <w:ind w:firstLineChars="0" w:firstLine="0"/>
        <w:jc w:val="center"/>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59ED34C5" wp14:editId="5326771B">
            <wp:extent cx="3978275" cy="6203623"/>
            <wp:effectExtent l="0" t="0" r="317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3981376" cy="6208458"/>
                    </a:xfrm>
                    <a:prstGeom prst="rect">
                      <a:avLst/>
                    </a:prstGeom>
                  </pic:spPr>
                </pic:pic>
              </a:graphicData>
            </a:graphic>
          </wp:inline>
        </w:drawing>
      </w:r>
    </w:p>
    <w:p w14:paraId="40DB49AB" w14:textId="665B4993" w:rsidR="001078CD" w:rsidRDefault="001078CD" w:rsidP="00322051">
      <w:pPr>
        <w:snapToGrid w:val="0"/>
        <w:ind w:firstLineChars="0" w:firstLine="0"/>
        <w:jc w:val="center"/>
        <w:rPr>
          <w:rFonts w:ascii="微软雅黑" w:eastAsia="微软雅黑" w:hAnsi="微软雅黑"/>
          <w:color w:val="333333"/>
          <w:sz w:val="22"/>
        </w:rPr>
      </w:pPr>
      <w:r>
        <w:rPr>
          <w:rFonts w:ascii="微软雅黑" w:eastAsia="微软雅黑" w:hAnsi="微软雅黑" w:hint="eastAsia"/>
          <w:color w:val="333333"/>
          <w:sz w:val="22"/>
        </w:rPr>
        <w:t>航空应急救援组织实施全流程示例</w:t>
      </w:r>
    </w:p>
    <w:p w14:paraId="12A97955" w14:textId="7D2573C3" w:rsidR="00E92FBE" w:rsidRDefault="00E92FBE" w:rsidP="00693D03">
      <w:pPr>
        <w:pStyle w:val="af4"/>
        <w:numPr>
          <w:ilvl w:val="1"/>
          <w:numId w:val="16"/>
        </w:numPr>
        <w:ind w:firstLineChars="0"/>
      </w:pPr>
      <w:r>
        <w:rPr>
          <w:rFonts w:hint="eastAsia"/>
        </w:rPr>
        <w:t>组织实施能力分析</w:t>
      </w:r>
    </w:p>
    <w:p w14:paraId="699F655A" w14:textId="7FE8FC1C" w:rsidR="00E92FBE" w:rsidRDefault="00E92FBE" w:rsidP="00E92FBE">
      <w:pPr>
        <w:ind w:left="360" w:firstLine="480"/>
      </w:pPr>
      <w:r>
        <w:rPr>
          <w:rFonts w:hint="eastAsia"/>
        </w:rPr>
        <w:t>基于</w:t>
      </w:r>
      <w:proofErr w:type="spellStart"/>
      <w:r>
        <w:rPr>
          <w:rFonts w:hint="eastAsia"/>
        </w:rPr>
        <w:t>DoDAF</w:t>
      </w:r>
      <w:proofErr w:type="spellEnd"/>
      <w:r>
        <w:rPr>
          <w:rFonts w:hint="eastAsia"/>
        </w:rPr>
        <w:t>的</w:t>
      </w:r>
      <w:r w:rsidR="002E6DA8">
        <w:rPr>
          <w:rFonts w:hint="eastAsia"/>
        </w:rPr>
        <w:t>航空救援</w:t>
      </w:r>
      <w:r w:rsidR="00EE3EF8">
        <w:rPr>
          <w:rFonts w:hint="eastAsia"/>
        </w:rPr>
        <w:t>组织实施全流程建模</w:t>
      </w:r>
      <w:r>
        <w:rPr>
          <w:rFonts w:hint="eastAsia"/>
        </w:rPr>
        <w:t>方法</w:t>
      </w:r>
      <w:r w:rsidR="00A57E25">
        <w:rPr>
          <w:rFonts w:hint="eastAsia"/>
        </w:rPr>
        <w:t>研究</w:t>
      </w:r>
      <w:r>
        <w:rPr>
          <w:rFonts w:hint="eastAsia"/>
        </w:rPr>
        <w:t>，展开</w:t>
      </w:r>
      <w:r w:rsidR="00FD30A9">
        <w:rPr>
          <w:rFonts w:hint="eastAsia"/>
        </w:rPr>
        <w:t>组织实施能力</w:t>
      </w:r>
      <w:r>
        <w:rPr>
          <w:rFonts w:hint="eastAsia"/>
        </w:rPr>
        <w:t>分析：</w:t>
      </w:r>
      <w:r w:rsidR="005578A5">
        <w:rPr>
          <w:rFonts w:hint="eastAsia"/>
        </w:rPr>
        <w:t>航空应急救援组织实施</w:t>
      </w:r>
      <w:r>
        <w:rPr>
          <w:rFonts w:hint="eastAsia"/>
        </w:rPr>
        <w:t>能力包括指挥中心</w:t>
      </w:r>
      <w:r w:rsidR="005578A5">
        <w:rPr>
          <w:rFonts w:hint="eastAsia"/>
        </w:rPr>
        <w:t>能力</w:t>
      </w:r>
      <w:r>
        <w:rPr>
          <w:rFonts w:hint="eastAsia"/>
        </w:rPr>
        <w:t>、支持单位能力和</w:t>
      </w:r>
      <w:r w:rsidR="005578A5">
        <w:rPr>
          <w:rFonts w:hint="eastAsia"/>
        </w:rPr>
        <w:t>航空应急救援</w:t>
      </w:r>
      <w:r>
        <w:rPr>
          <w:rFonts w:hint="eastAsia"/>
        </w:rPr>
        <w:t>单位能力。</w:t>
      </w:r>
    </w:p>
    <w:p w14:paraId="76F74E6E" w14:textId="4D706CA5" w:rsidR="00E92FBE" w:rsidRDefault="00E92FBE" w:rsidP="00E92FBE">
      <w:pPr>
        <w:ind w:left="360" w:firstLine="480"/>
      </w:pPr>
      <w:r>
        <w:rPr>
          <w:rFonts w:hint="eastAsia"/>
        </w:rPr>
        <w:t>对于指挥中心能力，主要为联合指挥能力，包括信息综合能力、态势预估能力、方案制定能力、指挥协同能力</w:t>
      </w:r>
      <w:r w:rsidR="00FD30A9">
        <w:rPr>
          <w:rFonts w:hint="eastAsia"/>
        </w:rPr>
        <w:t>。</w:t>
      </w:r>
      <w:r>
        <w:rPr>
          <w:rFonts w:hint="eastAsia"/>
        </w:rPr>
        <w:t>对于支持单位能力，包括综合保障能力和医疗救治能力。其中，</w:t>
      </w:r>
      <w:r w:rsidRPr="00967FAB">
        <w:rPr>
          <w:rFonts w:hint="eastAsia"/>
          <w:highlight w:val="yellow"/>
        </w:rPr>
        <w:t>综合保障能力包括</w:t>
      </w:r>
      <w:r w:rsidR="00967FAB" w:rsidRPr="00967FAB">
        <w:rPr>
          <w:rFonts w:hint="eastAsia"/>
          <w:highlight w:val="yellow"/>
        </w:rPr>
        <w:t>航线审批、野外加油等</w:t>
      </w:r>
      <w:r w:rsidRPr="00967FAB">
        <w:rPr>
          <w:rFonts w:hint="eastAsia"/>
          <w:highlight w:val="yellow"/>
        </w:rPr>
        <w:t>保障能力</w:t>
      </w:r>
      <w:r>
        <w:rPr>
          <w:rFonts w:hint="eastAsia"/>
        </w:rPr>
        <w:t>；医疗救治能力包括地面应急能力</w:t>
      </w:r>
      <w:r w:rsidR="00967FAB">
        <w:rPr>
          <w:rFonts w:hint="eastAsia"/>
        </w:rPr>
        <w:t>和</w:t>
      </w:r>
      <w:r>
        <w:rPr>
          <w:rFonts w:hint="eastAsia"/>
        </w:rPr>
        <w:t>机上急救能力。对于救助单位能力，包括综合保障能力、医疗救治能力、搜寻</w:t>
      </w:r>
      <w:r w:rsidR="00DC48D4">
        <w:rPr>
          <w:rFonts w:hint="eastAsia"/>
        </w:rPr>
        <w:t>救援</w:t>
      </w:r>
      <w:r>
        <w:rPr>
          <w:rFonts w:hint="eastAsia"/>
        </w:rPr>
        <w:t>能力；其中</w:t>
      </w:r>
      <w:r w:rsidR="00DC48D4">
        <w:rPr>
          <w:rFonts w:hint="eastAsia"/>
        </w:rPr>
        <w:t>搜寻救援</w:t>
      </w:r>
      <w:r>
        <w:rPr>
          <w:rFonts w:hint="eastAsia"/>
        </w:rPr>
        <w:t>能力包括快速支援能力、大范围搜索能力、自身防护能力、导航通讯能力、大载荷能力和船机配合能力。</w:t>
      </w:r>
    </w:p>
    <w:p w14:paraId="0888BE63" w14:textId="1C9F28D2" w:rsidR="00E92FBE" w:rsidRDefault="00605155" w:rsidP="00DE0475">
      <w:pPr>
        <w:ind w:firstLineChars="0" w:firstLine="0"/>
        <w:jc w:val="center"/>
      </w:pPr>
      <w:r>
        <w:object w:dxaOrig="17002" w:dyaOrig="7897" w14:anchorId="5C3490F2">
          <v:shape id="_x0000_i1027" type="#_x0000_t75" style="width:414.8pt;height:192.2pt" o:ole="">
            <v:imagedata r:id="rId15" o:title=""/>
          </v:shape>
          <o:OLEObject Type="Embed" ProgID="Visio.Drawing.15" ShapeID="_x0000_i1027" DrawAspect="Content" ObjectID="_1686592348" r:id="rId16"/>
        </w:object>
      </w:r>
    </w:p>
    <w:p w14:paraId="00FC8927" w14:textId="0EA27004" w:rsidR="00E92FBE" w:rsidRPr="00B727C7" w:rsidRDefault="00605155" w:rsidP="00E92FBE">
      <w:pPr>
        <w:pStyle w:val="ab"/>
      </w:pPr>
      <w:bookmarkStart w:id="34" w:name="_Toc72267654"/>
      <w:r>
        <w:rPr>
          <w:rFonts w:hint="eastAsia"/>
        </w:rPr>
        <w:t>航空应急救援组织实施能力</w:t>
      </w:r>
      <w:r w:rsidR="00E92FBE">
        <w:rPr>
          <w:rFonts w:hint="eastAsia"/>
        </w:rPr>
        <w:t>CV-</w:t>
      </w:r>
      <w:r w:rsidR="00E92FBE">
        <w:t>4</w:t>
      </w:r>
      <w:r w:rsidR="00E92FBE">
        <w:rPr>
          <w:rFonts w:hint="eastAsia"/>
        </w:rPr>
        <w:t>模型</w:t>
      </w:r>
      <w:bookmarkEnd w:id="34"/>
    </w:p>
    <w:p w14:paraId="73263E95" w14:textId="3CD123F1" w:rsidR="00E92FBE" w:rsidRDefault="009D4CFF" w:rsidP="00E92FBE">
      <w:pPr>
        <w:ind w:firstLine="480"/>
      </w:pPr>
      <w:r>
        <w:rPr>
          <w:rFonts w:hint="eastAsia"/>
        </w:rPr>
        <w:t>为提航空应急救援能力，其</w:t>
      </w:r>
      <w:r w:rsidR="00FD30A9">
        <w:rPr>
          <w:rFonts w:hint="eastAsia"/>
        </w:rPr>
        <w:t>组织实施能力</w:t>
      </w:r>
      <w:r w:rsidR="00E92FBE">
        <w:rPr>
          <w:rFonts w:hint="eastAsia"/>
        </w:rPr>
        <w:t>的建设</w:t>
      </w:r>
      <w:r>
        <w:rPr>
          <w:rFonts w:hint="eastAsia"/>
        </w:rPr>
        <w:t>应</w:t>
      </w:r>
      <w:r w:rsidR="00E92FBE">
        <w:rPr>
          <w:rFonts w:hint="eastAsia"/>
        </w:rPr>
        <w:t>针对以上具体的能力进行强化。</w:t>
      </w:r>
    </w:p>
    <w:p w14:paraId="00BC8B31" w14:textId="20557DCA" w:rsidR="00E92FBE" w:rsidRDefault="00E92FBE" w:rsidP="00295565">
      <w:pPr>
        <w:ind w:firstLine="480"/>
        <w:rPr>
          <w:rFonts w:ascii="微软雅黑" w:eastAsia="微软雅黑" w:hAnsi="微软雅黑"/>
          <w:color w:val="333333"/>
          <w:sz w:val="22"/>
        </w:rPr>
      </w:pPr>
      <w:r>
        <w:rPr>
          <w:rFonts w:hint="eastAsia"/>
        </w:rPr>
        <w:t>例如，</w:t>
      </w:r>
      <w:r w:rsidRPr="00067DB6">
        <w:rPr>
          <w:rFonts w:hint="eastAsia"/>
        </w:rPr>
        <w:t>空中加油机的保障</w:t>
      </w:r>
      <w:r>
        <w:rPr>
          <w:rFonts w:hint="eastAsia"/>
        </w:rPr>
        <w:t>提升了</w:t>
      </w:r>
      <w:r w:rsidR="009D4CFF">
        <w:rPr>
          <w:rFonts w:hint="eastAsia"/>
        </w:rPr>
        <w:t>救援</w:t>
      </w:r>
      <w:r>
        <w:rPr>
          <w:rFonts w:hint="eastAsia"/>
        </w:rPr>
        <w:t>单位的搜寻救助能力，从而提升了整体的</w:t>
      </w:r>
      <w:r w:rsidR="00605155">
        <w:rPr>
          <w:rFonts w:hint="eastAsia"/>
        </w:rPr>
        <w:t>航空应急救援能力</w:t>
      </w:r>
      <w:r>
        <w:rPr>
          <w:rFonts w:hint="eastAsia"/>
        </w:rPr>
        <w:t>。</w:t>
      </w:r>
      <w:r w:rsidRPr="00067DB6">
        <w:rPr>
          <w:rFonts w:hint="eastAsia"/>
        </w:rPr>
        <w:t>美军早在上世纪</w:t>
      </w:r>
      <w:r w:rsidRPr="00067DB6">
        <w:rPr>
          <w:rFonts w:hint="eastAsia"/>
        </w:rPr>
        <w:t>60</w:t>
      </w:r>
      <w:r w:rsidRPr="00067DB6">
        <w:rPr>
          <w:rFonts w:hint="eastAsia"/>
        </w:rPr>
        <w:t>年代就研发了</w:t>
      </w:r>
      <w:r w:rsidRPr="00067DB6">
        <w:rPr>
          <w:rFonts w:hint="eastAsia"/>
        </w:rPr>
        <w:t>KC-130</w:t>
      </w:r>
      <w:r w:rsidRPr="00067DB6">
        <w:rPr>
          <w:rFonts w:hint="eastAsia"/>
        </w:rPr>
        <w:t>加油机，能够同时为</w:t>
      </w:r>
      <w:r w:rsidRPr="00067DB6">
        <w:rPr>
          <w:rFonts w:hint="eastAsia"/>
        </w:rPr>
        <w:t>2</w:t>
      </w:r>
      <w:r w:rsidRPr="00067DB6">
        <w:rPr>
          <w:rFonts w:hint="eastAsia"/>
        </w:rPr>
        <w:t>架直升机进行空中加油作业，有力地保障了直升机执行任务。</w:t>
      </w:r>
    </w:p>
    <w:p w14:paraId="09C2F498" w14:textId="77777777" w:rsidR="00345E65" w:rsidRDefault="00345E65" w:rsidP="00441DB5">
      <w:pPr>
        <w:pStyle w:val="af4"/>
        <w:numPr>
          <w:ilvl w:val="0"/>
          <w:numId w:val="16"/>
        </w:numPr>
        <w:ind w:firstLineChars="0"/>
      </w:pPr>
      <w:r>
        <w:rPr>
          <w:rFonts w:hint="eastAsia"/>
        </w:rPr>
        <w:t>战法和保障条件研究</w:t>
      </w:r>
      <w:r w:rsidR="00C83E4A">
        <w:rPr>
          <w:rFonts w:hint="eastAsia"/>
        </w:rPr>
        <w:t>（</w:t>
      </w:r>
      <w:r w:rsidR="00C83E4A">
        <w:rPr>
          <w:rFonts w:hint="eastAsia"/>
        </w:rPr>
        <w:t>3</w:t>
      </w:r>
      <w:r w:rsidR="00C83E4A">
        <w:rPr>
          <w:rFonts w:hint="eastAsia"/>
        </w:rPr>
        <w:t>页）</w:t>
      </w:r>
    </w:p>
    <w:p w14:paraId="172E3088" w14:textId="77777777" w:rsidR="00441DB5" w:rsidRDefault="0068163C" w:rsidP="00441DB5">
      <w:pPr>
        <w:pStyle w:val="af4"/>
        <w:numPr>
          <w:ilvl w:val="1"/>
          <w:numId w:val="16"/>
        </w:numPr>
        <w:ind w:firstLineChars="0"/>
      </w:pPr>
      <w:r>
        <w:rPr>
          <w:rFonts w:hint="eastAsia"/>
        </w:rPr>
        <w:t>基于仿真的战法验证</w:t>
      </w:r>
    </w:p>
    <w:p w14:paraId="6208858E" w14:textId="77777777" w:rsidR="0068163C" w:rsidRDefault="0068163C" w:rsidP="00441DB5">
      <w:pPr>
        <w:pStyle w:val="af4"/>
        <w:numPr>
          <w:ilvl w:val="1"/>
          <w:numId w:val="16"/>
        </w:numPr>
        <w:ind w:firstLineChars="0"/>
      </w:pPr>
      <w:r>
        <w:rPr>
          <w:rFonts w:hint="eastAsia"/>
        </w:rPr>
        <w:t>用量化方法进行</w:t>
      </w:r>
      <w:r w:rsidR="00402F28">
        <w:rPr>
          <w:rFonts w:hint="eastAsia"/>
        </w:rPr>
        <w:t>研究</w:t>
      </w:r>
    </w:p>
    <w:p w14:paraId="7BF8829B" w14:textId="77777777" w:rsidR="00725794" w:rsidRDefault="00345E65" w:rsidP="002525A2">
      <w:pPr>
        <w:pStyle w:val="af4"/>
        <w:numPr>
          <w:ilvl w:val="0"/>
          <w:numId w:val="16"/>
        </w:numPr>
        <w:ind w:firstLineChars="0"/>
      </w:pPr>
      <w:r>
        <w:rPr>
          <w:rFonts w:hint="eastAsia"/>
        </w:rPr>
        <w:t>提炼经验并形成建议意见</w:t>
      </w:r>
      <w:r w:rsidR="00C83E4A">
        <w:rPr>
          <w:rFonts w:hint="eastAsia"/>
        </w:rPr>
        <w:t>（</w:t>
      </w:r>
      <w:r w:rsidR="00C83E4A">
        <w:rPr>
          <w:rFonts w:hint="eastAsia"/>
        </w:rPr>
        <w:t>1</w:t>
      </w:r>
      <w:r w:rsidR="00C83E4A">
        <w:rPr>
          <w:rFonts w:hint="eastAsia"/>
        </w:rPr>
        <w:t>页）</w:t>
      </w:r>
    </w:p>
    <w:p w14:paraId="07B77557" w14:textId="77777777" w:rsidR="002525A2" w:rsidRPr="00725794" w:rsidRDefault="002525A2" w:rsidP="002525A2">
      <w:pPr>
        <w:pStyle w:val="af4"/>
        <w:numPr>
          <w:ilvl w:val="1"/>
          <w:numId w:val="16"/>
        </w:numPr>
        <w:ind w:firstLineChars="0"/>
      </w:pPr>
      <w:r>
        <w:rPr>
          <w:rFonts w:hint="eastAsia"/>
        </w:rPr>
        <w:t>给出基础目录，从哪些角度给出</w:t>
      </w:r>
      <w:r w:rsidR="009571CA">
        <w:rPr>
          <w:rFonts w:hint="eastAsia"/>
        </w:rPr>
        <w:t>建议意见</w:t>
      </w:r>
    </w:p>
    <w:sectPr w:rsidR="002525A2" w:rsidRPr="00725794" w:rsidSect="0035442E">
      <w:headerReference w:type="even" r:id="rId17"/>
      <w:headerReference w:type="default" r:id="rId18"/>
      <w:footerReference w:type="even" r:id="rId19"/>
      <w:footerReference w:type="default" r:id="rId20"/>
      <w:headerReference w:type="first" r:id="rId21"/>
      <w:footerReference w:type="first" r:id="rId22"/>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09CDF6" w14:textId="77777777" w:rsidR="009771A3" w:rsidRDefault="009771A3" w:rsidP="003C0E31">
      <w:pPr>
        <w:spacing w:line="240" w:lineRule="auto"/>
        <w:ind w:firstLine="480"/>
      </w:pPr>
      <w:r>
        <w:separator/>
      </w:r>
    </w:p>
  </w:endnote>
  <w:endnote w:type="continuationSeparator" w:id="0">
    <w:p w14:paraId="547F6ACB" w14:textId="77777777" w:rsidR="009771A3" w:rsidRDefault="009771A3" w:rsidP="003C0E3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0593" w14:textId="77777777" w:rsidR="008311E0" w:rsidRDefault="008311E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58027"/>
      <w:docPartObj>
        <w:docPartGallery w:val="Page Numbers (Bottom of Page)"/>
        <w:docPartUnique/>
      </w:docPartObj>
    </w:sdtPr>
    <w:sdtEndPr/>
    <w:sdtContent>
      <w:p w14:paraId="39C34EFD" w14:textId="77777777" w:rsidR="008311E0" w:rsidRDefault="008311E0">
        <w:pPr>
          <w:pStyle w:val="ae"/>
          <w:ind w:firstLine="360"/>
          <w:jc w:val="center"/>
        </w:pPr>
        <w:r>
          <w:fldChar w:fldCharType="begin"/>
        </w:r>
        <w:r>
          <w:instrText>PAGE   \* MERGEFORMAT</w:instrText>
        </w:r>
        <w:r>
          <w:fldChar w:fldCharType="separate"/>
        </w:r>
        <w:r w:rsidRPr="00994297">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4BAC4" w14:textId="77777777" w:rsidR="008311E0" w:rsidRDefault="008311E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D7527" w14:textId="77777777" w:rsidR="009771A3" w:rsidRDefault="009771A3" w:rsidP="003C0E31">
      <w:pPr>
        <w:spacing w:line="240" w:lineRule="auto"/>
        <w:ind w:firstLine="480"/>
      </w:pPr>
      <w:r>
        <w:separator/>
      </w:r>
    </w:p>
  </w:footnote>
  <w:footnote w:type="continuationSeparator" w:id="0">
    <w:p w14:paraId="12AFFA77" w14:textId="77777777" w:rsidR="009771A3" w:rsidRDefault="009771A3" w:rsidP="003C0E3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C9578" w14:textId="77777777" w:rsidR="008311E0" w:rsidRDefault="008311E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E23C9" w14:textId="77777777" w:rsidR="008311E0" w:rsidRDefault="008311E0" w:rsidP="001820C5">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D906" w14:textId="77777777" w:rsidR="008311E0" w:rsidRDefault="008311E0">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814"/>
    <w:multiLevelType w:val="hybridMultilevel"/>
    <w:tmpl w:val="A920C128"/>
    <w:lvl w:ilvl="0" w:tplc="5AEA1AA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36558B"/>
    <w:multiLevelType w:val="multilevel"/>
    <w:tmpl w:val="8500F30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1418" w:hanging="1418"/>
      </w:pPr>
      <w:rPr>
        <w:rFonts w:hint="eastAsia"/>
      </w:rPr>
    </w:lvl>
    <w:lvl w:ilvl="3">
      <w:start w:val="1"/>
      <w:numFmt w:val="decimal"/>
      <w:suff w:val="space"/>
      <w:lvlText w:val="%1.%2.%3.%4"/>
      <w:lvlJc w:val="left"/>
      <w:pPr>
        <w:ind w:left="1984" w:hanging="1984"/>
      </w:pPr>
      <w:rPr>
        <w:rFonts w:hint="eastAsia"/>
      </w:rPr>
    </w:lvl>
    <w:lvl w:ilvl="4">
      <w:start w:val="1"/>
      <w:numFmt w:val="decimal"/>
      <w:suff w:val="space"/>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AA047A7"/>
    <w:multiLevelType w:val="hybridMultilevel"/>
    <w:tmpl w:val="103C478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0C2058CD"/>
    <w:multiLevelType w:val="hybridMultilevel"/>
    <w:tmpl w:val="0BCCCE30"/>
    <w:lvl w:ilvl="0" w:tplc="93521D28">
      <w:start w:val="2"/>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4E54450"/>
    <w:multiLevelType w:val="hybridMultilevel"/>
    <w:tmpl w:val="96B650B2"/>
    <w:lvl w:ilvl="0" w:tplc="9DA430EE">
      <w:start w:val="3"/>
      <w:numFmt w:val="bullet"/>
      <w:lvlText w:val="·"/>
      <w:lvlJc w:val="left"/>
      <w:pPr>
        <w:ind w:left="840" w:hanging="360"/>
      </w:pPr>
      <w:rPr>
        <w:rFonts w:ascii="楷体" w:eastAsia="楷体" w:hAnsi="楷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A2E7DA2"/>
    <w:multiLevelType w:val="hybridMultilevel"/>
    <w:tmpl w:val="E396B2B2"/>
    <w:lvl w:ilvl="0" w:tplc="F4449F7E">
      <w:start w:val="1"/>
      <w:numFmt w:val="bullet"/>
      <w:lvlText w:val="•"/>
      <w:lvlJc w:val="left"/>
      <w:pPr>
        <w:tabs>
          <w:tab w:val="num" w:pos="720"/>
        </w:tabs>
        <w:ind w:left="720" w:hanging="360"/>
      </w:pPr>
      <w:rPr>
        <w:rFonts w:ascii="宋体" w:hAnsi="宋体" w:hint="default"/>
      </w:rPr>
    </w:lvl>
    <w:lvl w:ilvl="1" w:tplc="16E0D854" w:tentative="1">
      <w:start w:val="1"/>
      <w:numFmt w:val="bullet"/>
      <w:lvlText w:val="•"/>
      <w:lvlJc w:val="left"/>
      <w:pPr>
        <w:tabs>
          <w:tab w:val="num" w:pos="1440"/>
        </w:tabs>
        <w:ind w:left="1440" w:hanging="360"/>
      </w:pPr>
      <w:rPr>
        <w:rFonts w:ascii="宋体" w:hAnsi="宋体" w:hint="default"/>
      </w:rPr>
    </w:lvl>
    <w:lvl w:ilvl="2" w:tplc="BB1EDD2E" w:tentative="1">
      <w:start w:val="1"/>
      <w:numFmt w:val="bullet"/>
      <w:lvlText w:val="•"/>
      <w:lvlJc w:val="left"/>
      <w:pPr>
        <w:tabs>
          <w:tab w:val="num" w:pos="2160"/>
        </w:tabs>
        <w:ind w:left="2160" w:hanging="360"/>
      </w:pPr>
      <w:rPr>
        <w:rFonts w:ascii="宋体" w:hAnsi="宋体" w:hint="default"/>
      </w:rPr>
    </w:lvl>
    <w:lvl w:ilvl="3" w:tplc="BE52E716" w:tentative="1">
      <w:start w:val="1"/>
      <w:numFmt w:val="bullet"/>
      <w:lvlText w:val="•"/>
      <w:lvlJc w:val="left"/>
      <w:pPr>
        <w:tabs>
          <w:tab w:val="num" w:pos="2880"/>
        </w:tabs>
        <w:ind w:left="2880" w:hanging="360"/>
      </w:pPr>
      <w:rPr>
        <w:rFonts w:ascii="宋体" w:hAnsi="宋体" w:hint="default"/>
      </w:rPr>
    </w:lvl>
    <w:lvl w:ilvl="4" w:tplc="EB54AB60" w:tentative="1">
      <w:start w:val="1"/>
      <w:numFmt w:val="bullet"/>
      <w:lvlText w:val="•"/>
      <w:lvlJc w:val="left"/>
      <w:pPr>
        <w:tabs>
          <w:tab w:val="num" w:pos="3600"/>
        </w:tabs>
        <w:ind w:left="3600" w:hanging="360"/>
      </w:pPr>
      <w:rPr>
        <w:rFonts w:ascii="宋体" w:hAnsi="宋体" w:hint="default"/>
      </w:rPr>
    </w:lvl>
    <w:lvl w:ilvl="5" w:tplc="F022FCE8" w:tentative="1">
      <w:start w:val="1"/>
      <w:numFmt w:val="bullet"/>
      <w:lvlText w:val="•"/>
      <w:lvlJc w:val="left"/>
      <w:pPr>
        <w:tabs>
          <w:tab w:val="num" w:pos="4320"/>
        </w:tabs>
        <w:ind w:left="4320" w:hanging="360"/>
      </w:pPr>
      <w:rPr>
        <w:rFonts w:ascii="宋体" w:hAnsi="宋体" w:hint="default"/>
      </w:rPr>
    </w:lvl>
    <w:lvl w:ilvl="6" w:tplc="EB2C7AA2" w:tentative="1">
      <w:start w:val="1"/>
      <w:numFmt w:val="bullet"/>
      <w:lvlText w:val="•"/>
      <w:lvlJc w:val="left"/>
      <w:pPr>
        <w:tabs>
          <w:tab w:val="num" w:pos="5040"/>
        </w:tabs>
        <w:ind w:left="5040" w:hanging="360"/>
      </w:pPr>
      <w:rPr>
        <w:rFonts w:ascii="宋体" w:hAnsi="宋体" w:hint="default"/>
      </w:rPr>
    </w:lvl>
    <w:lvl w:ilvl="7" w:tplc="32EAC82C" w:tentative="1">
      <w:start w:val="1"/>
      <w:numFmt w:val="bullet"/>
      <w:lvlText w:val="•"/>
      <w:lvlJc w:val="left"/>
      <w:pPr>
        <w:tabs>
          <w:tab w:val="num" w:pos="5760"/>
        </w:tabs>
        <w:ind w:left="5760" w:hanging="360"/>
      </w:pPr>
      <w:rPr>
        <w:rFonts w:ascii="宋体" w:hAnsi="宋体" w:hint="default"/>
      </w:rPr>
    </w:lvl>
    <w:lvl w:ilvl="8" w:tplc="C630C450"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51427BE"/>
    <w:multiLevelType w:val="hybridMultilevel"/>
    <w:tmpl w:val="9D880500"/>
    <w:lvl w:ilvl="0" w:tplc="F7784C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546EB7"/>
    <w:multiLevelType w:val="multilevel"/>
    <w:tmpl w:val="5324115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8" w15:restartNumberingAfterBreak="0">
    <w:nsid w:val="2C032DDC"/>
    <w:multiLevelType w:val="hybridMultilevel"/>
    <w:tmpl w:val="F782F8B4"/>
    <w:lvl w:ilvl="0" w:tplc="04090001">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9" w15:restartNumberingAfterBreak="0">
    <w:nsid w:val="2CE4729B"/>
    <w:multiLevelType w:val="multilevel"/>
    <w:tmpl w:val="04B25954"/>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10" w15:restartNumberingAfterBreak="0">
    <w:nsid w:val="2FE0646D"/>
    <w:multiLevelType w:val="hybridMultilevel"/>
    <w:tmpl w:val="E6F011E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3E9801EC"/>
    <w:multiLevelType w:val="hybridMultilevel"/>
    <w:tmpl w:val="6BBEB468"/>
    <w:lvl w:ilvl="0" w:tplc="EB9430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F7B1C1F"/>
    <w:multiLevelType w:val="hybridMultilevel"/>
    <w:tmpl w:val="4E8CA81E"/>
    <w:lvl w:ilvl="0" w:tplc="BAFA7E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1116E02"/>
    <w:multiLevelType w:val="hybridMultilevel"/>
    <w:tmpl w:val="44E8CD3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15:restartNumberingAfterBreak="0">
    <w:nsid w:val="5E023ACE"/>
    <w:multiLevelType w:val="hybridMultilevel"/>
    <w:tmpl w:val="358478C6"/>
    <w:lvl w:ilvl="0" w:tplc="5A70CD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2DB253A"/>
    <w:multiLevelType w:val="hybridMultilevel"/>
    <w:tmpl w:val="2ECA8580"/>
    <w:lvl w:ilvl="0" w:tplc="A20E6AF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41FA7C8A">
      <w:start w:val="3"/>
      <w:numFmt w:val="bullet"/>
      <w:lvlText w:val="-"/>
      <w:lvlJc w:val="left"/>
      <w:pPr>
        <w:ind w:left="1680" w:hanging="360"/>
      </w:pPr>
      <w:rPr>
        <w:rFonts w:ascii="楷体" w:eastAsia="楷体" w:hAnsi="楷体" w:cstheme="minorBidi" w:hint="eastAsia"/>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5DC6C93"/>
    <w:multiLevelType w:val="multilevel"/>
    <w:tmpl w:val="EE28F8B4"/>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112" w:hanging="425"/>
      </w:pPr>
      <w:rPr>
        <w:rFonts w:hint="eastAsia"/>
      </w:rPr>
    </w:lvl>
    <w:lvl w:ilvl="2">
      <w:start w:val="1"/>
      <w:numFmt w:val="decimal"/>
      <w:pStyle w:val="3"/>
      <w:suff w:val="space"/>
      <w:lvlText w:val="%1.%2.%3"/>
      <w:lvlJc w:val="left"/>
      <w:pPr>
        <w:ind w:left="3686" w:hanging="99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6103878"/>
    <w:multiLevelType w:val="hybridMultilevel"/>
    <w:tmpl w:val="A704B154"/>
    <w:lvl w:ilvl="0" w:tplc="958C93C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7CD7449"/>
    <w:multiLevelType w:val="hybridMultilevel"/>
    <w:tmpl w:val="C1BE2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6DF0C10"/>
    <w:multiLevelType w:val="hybridMultilevel"/>
    <w:tmpl w:val="147662DA"/>
    <w:lvl w:ilvl="0" w:tplc="4C4460BA">
      <w:start w:val="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7013130"/>
    <w:multiLevelType w:val="hybridMultilevel"/>
    <w:tmpl w:val="A704B154"/>
    <w:lvl w:ilvl="0" w:tplc="958C93C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0D0F77"/>
    <w:multiLevelType w:val="hybridMultilevel"/>
    <w:tmpl w:val="D338A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DE35483"/>
    <w:multiLevelType w:val="hybridMultilevel"/>
    <w:tmpl w:val="B7D26E3A"/>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F50722D"/>
    <w:multiLevelType w:val="hybridMultilevel"/>
    <w:tmpl w:val="F586C7D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16"/>
  </w:num>
  <w:num w:numId="2">
    <w:abstractNumId w:val="6"/>
  </w:num>
  <w:num w:numId="3">
    <w:abstractNumId w:val="22"/>
  </w:num>
  <w:num w:numId="4">
    <w:abstractNumId w:val="21"/>
  </w:num>
  <w:num w:numId="5">
    <w:abstractNumId w:val="19"/>
  </w:num>
  <w:num w:numId="6">
    <w:abstractNumId w:val="3"/>
  </w:num>
  <w:num w:numId="7">
    <w:abstractNumId w:val="1"/>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5"/>
  </w:num>
  <w:num w:numId="11">
    <w:abstractNumId w:val="18"/>
  </w:num>
  <w:num w:numId="12">
    <w:abstractNumId w:val="11"/>
  </w:num>
  <w:num w:numId="13">
    <w:abstractNumId w:val="12"/>
  </w:num>
  <w:num w:numId="14">
    <w:abstractNumId w:val="0"/>
  </w:num>
  <w:num w:numId="15">
    <w:abstractNumId w:val="17"/>
  </w:num>
  <w:num w:numId="16">
    <w:abstractNumId w:val="15"/>
  </w:num>
  <w:num w:numId="17">
    <w:abstractNumId w:val="13"/>
  </w:num>
  <w:num w:numId="18">
    <w:abstractNumId w:val="7"/>
  </w:num>
  <w:num w:numId="19">
    <w:abstractNumId w:val="8"/>
  </w:num>
  <w:num w:numId="20">
    <w:abstractNumId w:val="4"/>
  </w:num>
  <w:num w:numId="21">
    <w:abstractNumId w:val="9"/>
  </w:num>
  <w:num w:numId="22">
    <w:abstractNumId w:val="2"/>
  </w:num>
  <w:num w:numId="23">
    <w:abstractNumId w:val="23"/>
  </w:num>
  <w:num w:numId="24">
    <w:abstractNumId w:val="20"/>
  </w:num>
  <w:num w:numId="2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Yixiong">
    <w15:presenceInfo w15:providerId="Windows Live" w15:userId="1e3b5b3e21dee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0A9"/>
    <w:rsid w:val="00002356"/>
    <w:rsid w:val="000023DD"/>
    <w:rsid w:val="00002F1C"/>
    <w:rsid w:val="00003CD4"/>
    <w:rsid w:val="00004044"/>
    <w:rsid w:val="00017BFB"/>
    <w:rsid w:val="00021187"/>
    <w:rsid w:val="0002118D"/>
    <w:rsid w:val="000259DE"/>
    <w:rsid w:val="000327B3"/>
    <w:rsid w:val="00037D91"/>
    <w:rsid w:val="00043B18"/>
    <w:rsid w:val="00050759"/>
    <w:rsid w:val="00053208"/>
    <w:rsid w:val="00057742"/>
    <w:rsid w:val="0006134D"/>
    <w:rsid w:val="0008336A"/>
    <w:rsid w:val="00086CFB"/>
    <w:rsid w:val="00092C5B"/>
    <w:rsid w:val="000A166E"/>
    <w:rsid w:val="000A34A5"/>
    <w:rsid w:val="000A4555"/>
    <w:rsid w:val="000B1F3E"/>
    <w:rsid w:val="000B46FD"/>
    <w:rsid w:val="000C67B5"/>
    <w:rsid w:val="000C6910"/>
    <w:rsid w:val="000C76D8"/>
    <w:rsid w:val="000D5F8A"/>
    <w:rsid w:val="000D78CF"/>
    <w:rsid w:val="000D7A54"/>
    <w:rsid w:val="000E2F19"/>
    <w:rsid w:val="000E39E1"/>
    <w:rsid w:val="000E48B2"/>
    <w:rsid w:val="000E6CA8"/>
    <w:rsid w:val="000E739D"/>
    <w:rsid w:val="000F1D81"/>
    <w:rsid w:val="00100970"/>
    <w:rsid w:val="001017B0"/>
    <w:rsid w:val="00105CB6"/>
    <w:rsid w:val="001078CD"/>
    <w:rsid w:val="001101E9"/>
    <w:rsid w:val="00112114"/>
    <w:rsid w:val="001145FD"/>
    <w:rsid w:val="001150E5"/>
    <w:rsid w:val="0011632D"/>
    <w:rsid w:val="00117123"/>
    <w:rsid w:val="00121BEB"/>
    <w:rsid w:val="0012397E"/>
    <w:rsid w:val="00127251"/>
    <w:rsid w:val="001316B7"/>
    <w:rsid w:val="00132618"/>
    <w:rsid w:val="00140174"/>
    <w:rsid w:val="00145B83"/>
    <w:rsid w:val="001508B8"/>
    <w:rsid w:val="0015142B"/>
    <w:rsid w:val="001546FB"/>
    <w:rsid w:val="00157EA6"/>
    <w:rsid w:val="00161090"/>
    <w:rsid w:val="001733DA"/>
    <w:rsid w:val="00175CFD"/>
    <w:rsid w:val="001820C5"/>
    <w:rsid w:val="00187C86"/>
    <w:rsid w:val="00192ACE"/>
    <w:rsid w:val="001948FA"/>
    <w:rsid w:val="00195212"/>
    <w:rsid w:val="001A0706"/>
    <w:rsid w:val="001A2A5B"/>
    <w:rsid w:val="001A3391"/>
    <w:rsid w:val="001A5AFB"/>
    <w:rsid w:val="001A5D36"/>
    <w:rsid w:val="001A76E5"/>
    <w:rsid w:val="001A7C56"/>
    <w:rsid w:val="001B1142"/>
    <w:rsid w:val="001B3C3D"/>
    <w:rsid w:val="001B78BD"/>
    <w:rsid w:val="001C2976"/>
    <w:rsid w:val="001C54A0"/>
    <w:rsid w:val="001C7407"/>
    <w:rsid w:val="001D0F48"/>
    <w:rsid w:val="001D14A6"/>
    <w:rsid w:val="001D2A0C"/>
    <w:rsid w:val="001D4E23"/>
    <w:rsid w:val="001E200B"/>
    <w:rsid w:val="001E5F27"/>
    <w:rsid w:val="001F47B5"/>
    <w:rsid w:val="00200EF6"/>
    <w:rsid w:val="00214F13"/>
    <w:rsid w:val="00215819"/>
    <w:rsid w:val="00222826"/>
    <w:rsid w:val="00231A4A"/>
    <w:rsid w:val="00232007"/>
    <w:rsid w:val="00232DEE"/>
    <w:rsid w:val="0024381A"/>
    <w:rsid w:val="00246A83"/>
    <w:rsid w:val="002525A2"/>
    <w:rsid w:val="0025705F"/>
    <w:rsid w:val="002632E7"/>
    <w:rsid w:val="00264539"/>
    <w:rsid w:val="00267DEC"/>
    <w:rsid w:val="00271F75"/>
    <w:rsid w:val="002738F9"/>
    <w:rsid w:val="00280886"/>
    <w:rsid w:val="0028719A"/>
    <w:rsid w:val="002877F8"/>
    <w:rsid w:val="00295565"/>
    <w:rsid w:val="002A36D6"/>
    <w:rsid w:val="002A6174"/>
    <w:rsid w:val="002B1ACA"/>
    <w:rsid w:val="002B2987"/>
    <w:rsid w:val="002B2E12"/>
    <w:rsid w:val="002B3809"/>
    <w:rsid w:val="002B72C3"/>
    <w:rsid w:val="002C1D02"/>
    <w:rsid w:val="002D0C83"/>
    <w:rsid w:val="002E0838"/>
    <w:rsid w:val="002E3953"/>
    <w:rsid w:val="002E5461"/>
    <w:rsid w:val="002E6DA8"/>
    <w:rsid w:val="002F01DE"/>
    <w:rsid w:val="002F07BD"/>
    <w:rsid w:val="002F08F4"/>
    <w:rsid w:val="002F0B81"/>
    <w:rsid w:val="002F29A5"/>
    <w:rsid w:val="002F40D8"/>
    <w:rsid w:val="002F636D"/>
    <w:rsid w:val="002F7511"/>
    <w:rsid w:val="003021E0"/>
    <w:rsid w:val="003070C4"/>
    <w:rsid w:val="00312963"/>
    <w:rsid w:val="00315487"/>
    <w:rsid w:val="00322051"/>
    <w:rsid w:val="00326E6C"/>
    <w:rsid w:val="00333729"/>
    <w:rsid w:val="00345E65"/>
    <w:rsid w:val="00350507"/>
    <w:rsid w:val="00351801"/>
    <w:rsid w:val="0035442E"/>
    <w:rsid w:val="0035604F"/>
    <w:rsid w:val="003563DD"/>
    <w:rsid w:val="0036788D"/>
    <w:rsid w:val="003707DF"/>
    <w:rsid w:val="00370E85"/>
    <w:rsid w:val="0037229F"/>
    <w:rsid w:val="003732C4"/>
    <w:rsid w:val="00377C45"/>
    <w:rsid w:val="00381442"/>
    <w:rsid w:val="0038798C"/>
    <w:rsid w:val="003933FC"/>
    <w:rsid w:val="00393CCA"/>
    <w:rsid w:val="00394340"/>
    <w:rsid w:val="00394C90"/>
    <w:rsid w:val="00396EE1"/>
    <w:rsid w:val="00397B48"/>
    <w:rsid w:val="003A3540"/>
    <w:rsid w:val="003A4DC2"/>
    <w:rsid w:val="003B42AB"/>
    <w:rsid w:val="003C0E31"/>
    <w:rsid w:val="003D01D4"/>
    <w:rsid w:val="003D3145"/>
    <w:rsid w:val="003E0080"/>
    <w:rsid w:val="003F00DF"/>
    <w:rsid w:val="004012DF"/>
    <w:rsid w:val="0040197A"/>
    <w:rsid w:val="00402F28"/>
    <w:rsid w:val="00403F76"/>
    <w:rsid w:val="004078E5"/>
    <w:rsid w:val="004110CC"/>
    <w:rsid w:val="00412B04"/>
    <w:rsid w:val="00414992"/>
    <w:rsid w:val="004156AD"/>
    <w:rsid w:val="00415BC4"/>
    <w:rsid w:val="004161B7"/>
    <w:rsid w:val="00420048"/>
    <w:rsid w:val="004207D0"/>
    <w:rsid w:val="0043078B"/>
    <w:rsid w:val="004371B0"/>
    <w:rsid w:val="004412B9"/>
    <w:rsid w:val="00441DB5"/>
    <w:rsid w:val="00443DA8"/>
    <w:rsid w:val="004655F1"/>
    <w:rsid w:val="0046571A"/>
    <w:rsid w:val="00467BE8"/>
    <w:rsid w:val="00476457"/>
    <w:rsid w:val="00480C98"/>
    <w:rsid w:val="00483A28"/>
    <w:rsid w:val="004842B5"/>
    <w:rsid w:val="004866DC"/>
    <w:rsid w:val="00491E69"/>
    <w:rsid w:val="004947A8"/>
    <w:rsid w:val="004A0D88"/>
    <w:rsid w:val="004A1AEA"/>
    <w:rsid w:val="004A7E39"/>
    <w:rsid w:val="004B1A93"/>
    <w:rsid w:val="004B55B7"/>
    <w:rsid w:val="004B5D99"/>
    <w:rsid w:val="004B6AC7"/>
    <w:rsid w:val="004B6D89"/>
    <w:rsid w:val="004C0953"/>
    <w:rsid w:val="004C4E93"/>
    <w:rsid w:val="004D3EDF"/>
    <w:rsid w:val="004D735D"/>
    <w:rsid w:val="004E0BC4"/>
    <w:rsid w:val="004E11AA"/>
    <w:rsid w:val="004E2D97"/>
    <w:rsid w:val="004F2A3D"/>
    <w:rsid w:val="005006F0"/>
    <w:rsid w:val="00501DA5"/>
    <w:rsid w:val="00507CA0"/>
    <w:rsid w:val="00511F7D"/>
    <w:rsid w:val="00517121"/>
    <w:rsid w:val="00521483"/>
    <w:rsid w:val="00522E8A"/>
    <w:rsid w:val="0052309D"/>
    <w:rsid w:val="00530D15"/>
    <w:rsid w:val="005377B1"/>
    <w:rsid w:val="00544BC8"/>
    <w:rsid w:val="00545E6F"/>
    <w:rsid w:val="00547BB3"/>
    <w:rsid w:val="0055615B"/>
    <w:rsid w:val="00556F5C"/>
    <w:rsid w:val="005571A9"/>
    <w:rsid w:val="005578A5"/>
    <w:rsid w:val="00557A4D"/>
    <w:rsid w:val="00574BFF"/>
    <w:rsid w:val="0057577B"/>
    <w:rsid w:val="00576DC2"/>
    <w:rsid w:val="0057718B"/>
    <w:rsid w:val="00580530"/>
    <w:rsid w:val="00585593"/>
    <w:rsid w:val="00587140"/>
    <w:rsid w:val="00587E25"/>
    <w:rsid w:val="00594134"/>
    <w:rsid w:val="005B003E"/>
    <w:rsid w:val="005B1306"/>
    <w:rsid w:val="005B5833"/>
    <w:rsid w:val="005C258D"/>
    <w:rsid w:val="005C296E"/>
    <w:rsid w:val="005D01E2"/>
    <w:rsid w:val="005D2BE3"/>
    <w:rsid w:val="005D4679"/>
    <w:rsid w:val="005D5ABA"/>
    <w:rsid w:val="005E0833"/>
    <w:rsid w:val="005E5CD2"/>
    <w:rsid w:val="005E6014"/>
    <w:rsid w:val="005F0D0F"/>
    <w:rsid w:val="005F0E6F"/>
    <w:rsid w:val="005F1000"/>
    <w:rsid w:val="005F16C3"/>
    <w:rsid w:val="005F27EF"/>
    <w:rsid w:val="005F4D36"/>
    <w:rsid w:val="005F7BEA"/>
    <w:rsid w:val="00604A69"/>
    <w:rsid w:val="00605155"/>
    <w:rsid w:val="006057A8"/>
    <w:rsid w:val="00616EB6"/>
    <w:rsid w:val="0062136B"/>
    <w:rsid w:val="00625293"/>
    <w:rsid w:val="00626CE2"/>
    <w:rsid w:val="006352AA"/>
    <w:rsid w:val="00643739"/>
    <w:rsid w:val="00645131"/>
    <w:rsid w:val="00647FB3"/>
    <w:rsid w:val="0065022B"/>
    <w:rsid w:val="006539B0"/>
    <w:rsid w:val="00655654"/>
    <w:rsid w:val="00660D18"/>
    <w:rsid w:val="00662F44"/>
    <w:rsid w:val="006649B2"/>
    <w:rsid w:val="00665D76"/>
    <w:rsid w:val="00677128"/>
    <w:rsid w:val="0068163C"/>
    <w:rsid w:val="00682023"/>
    <w:rsid w:val="00685955"/>
    <w:rsid w:val="00690E3B"/>
    <w:rsid w:val="00693D03"/>
    <w:rsid w:val="00695FFD"/>
    <w:rsid w:val="006A270A"/>
    <w:rsid w:val="006A4CD7"/>
    <w:rsid w:val="006A7BAD"/>
    <w:rsid w:val="006B15A4"/>
    <w:rsid w:val="006C3D4F"/>
    <w:rsid w:val="006C7822"/>
    <w:rsid w:val="006D2840"/>
    <w:rsid w:val="006E3254"/>
    <w:rsid w:val="006E3F1D"/>
    <w:rsid w:val="006E4309"/>
    <w:rsid w:val="006E52D1"/>
    <w:rsid w:val="006E7258"/>
    <w:rsid w:val="006E7457"/>
    <w:rsid w:val="006F4333"/>
    <w:rsid w:val="006F5423"/>
    <w:rsid w:val="006F7243"/>
    <w:rsid w:val="00707761"/>
    <w:rsid w:val="007142B5"/>
    <w:rsid w:val="00724E5C"/>
    <w:rsid w:val="00725794"/>
    <w:rsid w:val="00725D6A"/>
    <w:rsid w:val="00726E21"/>
    <w:rsid w:val="00734E8E"/>
    <w:rsid w:val="00737DBF"/>
    <w:rsid w:val="00744456"/>
    <w:rsid w:val="00745F95"/>
    <w:rsid w:val="0075026D"/>
    <w:rsid w:val="0076505C"/>
    <w:rsid w:val="0077292E"/>
    <w:rsid w:val="00775C8C"/>
    <w:rsid w:val="00786360"/>
    <w:rsid w:val="00787554"/>
    <w:rsid w:val="0079150E"/>
    <w:rsid w:val="007A088F"/>
    <w:rsid w:val="007A6A12"/>
    <w:rsid w:val="007B069C"/>
    <w:rsid w:val="007B1C87"/>
    <w:rsid w:val="007C4EC1"/>
    <w:rsid w:val="007C54F7"/>
    <w:rsid w:val="007C713C"/>
    <w:rsid w:val="007D1C8E"/>
    <w:rsid w:val="007D51EA"/>
    <w:rsid w:val="007D7B7B"/>
    <w:rsid w:val="007E1B34"/>
    <w:rsid w:val="007E752F"/>
    <w:rsid w:val="007F0592"/>
    <w:rsid w:val="007F2B61"/>
    <w:rsid w:val="007F4872"/>
    <w:rsid w:val="007F5260"/>
    <w:rsid w:val="007F647C"/>
    <w:rsid w:val="00801CDC"/>
    <w:rsid w:val="008049B2"/>
    <w:rsid w:val="00807850"/>
    <w:rsid w:val="00810417"/>
    <w:rsid w:val="00810787"/>
    <w:rsid w:val="0081136A"/>
    <w:rsid w:val="00816D4C"/>
    <w:rsid w:val="00824AE8"/>
    <w:rsid w:val="008311E0"/>
    <w:rsid w:val="0083257F"/>
    <w:rsid w:val="00843C35"/>
    <w:rsid w:val="008455B7"/>
    <w:rsid w:val="00845BD9"/>
    <w:rsid w:val="00851FDD"/>
    <w:rsid w:val="00863398"/>
    <w:rsid w:val="00863716"/>
    <w:rsid w:val="008668B2"/>
    <w:rsid w:val="00866AD2"/>
    <w:rsid w:val="00872246"/>
    <w:rsid w:val="00872C89"/>
    <w:rsid w:val="008751F1"/>
    <w:rsid w:val="00876038"/>
    <w:rsid w:val="0087705A"/>
    <w:rsid w:val="00880363"/>
    <w:rsid w:val="008832FD"/>
    <w:rsid w:val="008909EE"/>
    <w:rsid w:val="00896D68"/>
    <w:rsid w:val="00897BF7"/>
    <w:rsid w:val="008A3A48"/>
    <w:rsid w:val="008A4A39"/>
    <w:rsid w:val="008A6C6C"/>
    <w:rsid w:val="008A752D"/>
    <w:rsid w:val="008A75D3"/>
    <w:rsid w:val="008B492E"/>
    <w:rsid w:val="008B6FBF"/>
    <w:rsid w:val="008B732A"/>
    <w:rsid w:val="008C1AF8"/>
    <w:rsid w:val="008C2F6E"/>
    <w:rsid w:val="008C4A6E"/>
    <w:rsid w:val="008D0F34"/>
    <w:rsid w:val="008D76E5"/>
    <w:rsid w:val="008E6465"/>
    <w:rsid w:val="008E648E"/>
    <w:rsid w:val="008F4232"/>
    <w:rsid w:val="008F553C"/>
    <w:rsid w:val="0091134F"/>
    <w:rsid w:val="009120DA"/>
    <w:rsid w:val="009129BD"/>
    <w:rsid w:val="0092054A"/>
    <w:rsid w:val="00923488"/>
    <w:rsid w:val="0093272C"/>
    <w:rsid w:val="00945038"/>
    <w:rsid w:val="009509D9"/>
    <w:rsid w:val="00953A13"/>
    <w:rsid w:val="00953D78"/>
    <w:rsid w:val="009559B7"/>
    <w:rsid w:val="00955F88"/>
    <w:rsid w:val="009571CA"/>
    <w:rsid w:val="00957F4A"/>
    <w:rsid w:val="00960C82"/>
    <w:rsid w:val="00967FAB"/>
    <w:rsid w:val="009771A3"/>
    <w:rsid w:val="00991E20"/>
    <w:rsid w:val="00993B1A"/>
    <w:rsid w:val="00994297"/>
    <w:rsid w:val="00997289"/>
    <w:rsid w:val="009A039B"/>
    <w:rsid w:val="009A1471"/>
    <w:rsid w:val="009A1F54"/>
    <w:rsid w:val="009A34AF"/>
    <w:rsid w:val="009A3CD4"/>
    <w:rsid w:val="009B24AF"/>
    <w:rsid w:val="009B36E2"/>
    <w:rsid w:val="009B5F4E"/>
    <w:rsid w:val="009B753C"/>
    <w:rsid w:val="009C3856"/>
    <w:rsid w:val="009C5453"/>
    <w:rsid w:val="009C6C43"/>
    <w:rsid w:val="009C7660"/>
    <w:rsid w:val="009D4CFF"/>
    <w:rsid w:val="009E038A"/>
    <w:rsid w:val="009E7176"/>
    <w:rsid w:val="009E79B0"/>
    <w:rsid w:val="00A01B1F"/>
    <w:rsid w:val="00A04DD5"/>
    <w:rsid w:val="00A12D58"/>
    <w:rsid w:val="00A20985"/>
    <w:rsid w:val="00A240E8"/>
    <w:rsid w:val="00A334B4"/>
    <w:rsid w:val="00A354F9"/>
    <w:rsid w:val="00A35E96"/>
    <w:rsid w:val="00A36213"/>
    <w:rsid w:val="00A472F5"/>
    <w:rsid w:val="00A539CC"/>
    <w:rsid w:val="00A54B51"/>
    <w:rsid w:val="00A56A0E"/>
    <w:rsid w:val="00A57E25"/>
    <w:rsid w:val="00A57E45"/>
    <w:rsid w:val="00A6127A"/>
    <w:rsid w:val="00A63F1F"/>
    <w:rsid w:val="00A668F1"/>
    <w:rsid w:val="00A669A8"/>
    <w:rsid w:val="00A6790E"/>
    <w:rsid w:val="00A73A7B"/>
    <w:rsid w:val="00A7462D"/>
    <w:rsid w:val="00A75C6F"/>
    <w:rsid w:val="00A80DDB"/>
    <w:rsid w:val="00A82926"/>
    <w:rsid w:val="00A90F64"/>
    <w:rsid w:val="00A915A4"/>
    <w:rsid w:val="00AB5E05"/>
    <w:rsid w:val="00AB660F"/>
    <w:rsid w:val="00AC4014"/>
    <w:rsid w:val="00AC5522"/>
    <w:rsid w:val="00AC7314"/>
    <w:rsid w:val="00AD775B"/>
    <w:rsid w:val="00AE082D"/>
    <w:rsid w:val="00AE21EE"/>
    <w:rsid w:val="00AE3112"/>
    <w:rsid w:val="00AE36F3"/>
    <w:rsid w:val="00AF1E95"/>
    <w:rsid w:val="00AF25B6"/>
    <w:rsid w:val="00AF5D6C"/>
    <w:rsid w:val="00B00315"/>
    <w:rsid w:val="00B042DD"/>
    <w:rsid w:val="00B04EE3"/>
    <w:rsid w:val="00B05AC4"/>
    <w:rsid w:val="00B061CA"/>
    <w:rsid w:val="00B12262"/>
    <w:rsid w:val="00B1412C"/>
    <w:rsid w:val="00B1613F"/>
    <w:rsid w:val="00B20007"/>
    <w:rsid w:val="00B238C2"/>
    <w:rsid w:val="00B31AD6"/>
    <w:rsid w:val="00B328DC"/>
    <w:rsid w:val="00B33CB0"/>
    <w:rsid w:val="00B352F5"/>
    <w:rsid w:val="00B41F4F"/>
    <w:rsid w:val="00B45189"/>
    <w:rsid w:val="00B45628"/>
    <w:rsid w:val="00B501DB"/>
    <w:rsid w:val="00B545B3"/>
    <w:rsid w:val="00B55080"/>
    <w:rsid w:val="00B56D5C"/>
    <w:rsid w:val="00B6185C"/>
    <w:rsid w:val="00B701A3"/>
    <w:rsid w:val="00B71E5D"/>
    <w:rsid w:val="00B824DA"/>
    <w:rsid w:val="00B83511"/>
    <w:rsid w:val="00B85E9D"/>
    <w:rsid w:val="00BA174D"/>
    <w:rsid w:val="00BA603E"/>
    <w:rsid w:val="00BA79D8"/>
    <w:rsid w:val="00BB2513"/>
    <w:rsid w:val="00BB6774"/>
    <w:rsid w:val="00BC1FD3"/>
    <w:rsid w:val="00BC2BCC"/>
    <w:rsid w:val="00BC35E4"/>
    <w:rsid w:val="00BD5907"/>
    <w:rsid w:val="00BD6ABF"/>
    <w:rsid w:val="00BD76CA"/>
    <w:rsid w:val="00BE1F20"/>
    <w:rsid w:val="00BE70C3"/>
    <w:rsid w:val="00BE761B"/>
    <w:rsid w:val="00BF0D3B"/>
    <w:rsid w:val="00BF4A44"/>
    <w:rsid w:val="00BF67D5"/>
    <w:rsid w:val="00C17DD6"/>
    <w:rsid w:val="00C20BE2"/>
    <w:rsid w:val="00C26B61"/>
    <w:rsid w:val="00C308DC"/>
    <w:rsid w:val="00C40F8A"/>
    <w:rsid w:val="00C42558"/>
    <w:rsid w:val="00C53082"/>
    <w:rsid w:val="00C54872"/>
    <w:rsid w:val="00C559ED"/>
    <w:rsid w:val="00C62109"/>
    <w:rsid w:val="00C63EAD"/>
    <w:rsid w:val="00C66FE9"/>
    <w:rsid w:val="00C74EA0"/>
    <w:rsid w:val="00C8245E"/>
    <w:rsid w:val="00C83E4A"/>
    <w:rsid w:val="00C84CA9"/>
    <w:rsid w:val="00C9183F"/>
    <w:rsid w:val="00C956F5"/>
    <w:rsid w:val="00C96514"/>
    <w:rsid w:val="00CA3061"/>
    <w:rsid w:val="00CA74B9"/>
    <w:rsid w:val="00CC433B"/>
    <w:rsid w:val="00CC4D3B"/>
    <w:rsid w:val="00CC5A9D"/>
    <w:rsid w:val="00CD32DD"/>
    <w:rsid w:val="00CD4DAC"/>
    <w:rsid w:val="00CD5AF1"/>
    <w:rsid w:val="00CD6D97"/>
    <w:rsid w:val="00CE00A9"/>
    <w:rsid w:val="00CE0CFD"/>
    <w:rsid w:val="00CE58CB"/>
    <w:rsid w:val="00CE6875"/>
    <w:rsid w:val="00CF36E9"/>
    <w:rsid w:val="00CF4E18"/>
    <w:rsid w:val="00CF7CB2"/>
    <w:rsid w:val="00D167DC"/>
    <w:rsid w:val="00D16B73"/>
    <w:rsid w:val="00D172D8"/>
    <w:rsid w:val="00D20564"/>
    <w:rsid w:val="00D2332A"/>
    <w:rsid w:val="00D27664"/>
    <w:rsid w:val="00D27D0A"/>
    <w:rsid w:val="00D3072E"/>
    <w:rsid w:val="00D30ECA"/>
    <w:rsid w:val="00D31957"/>
    <w:rsid w:val="00D37E10"/>
    <w:rsid w:val="00D435FA"/>
    <w:rsid w:val="00D45145"/>
    <w:rsid w:val="00D46500"/>
    <w:rsid w:val="00D50AFF"/>
    <w:rsid w:val="00D571B3"/>
    <w:rsid w:val="00D5794A"/>
    <w:rsid w:val="00D630E5"/>
    <w:rsid w:val="00D6793F"/>
    <w:rsid w:val="00D74907"/>
    <w:rsid w:val="00D86E35"/>
    <w:rsid w:val="00D947DF"/>
    <w:rsid w:val="00DA4093"/>
    <w:rsid w:val="00DA5740"/>
    <w:rsid w:val="00DA5FC3"/>
    <w:rsid w:val="00DB15DF"/>
    <w:rsid w:val="00DB2492"/>
    <w:rsid w:val="00DB2535"/>
    <w:rsid w:val="00DB54A1"/>
    <w:rsid w:val="00DC45E2"/>
    <w:rsid w:val="00DC48D4"/>
    <w:rsid w:val="00DC4B77"/>
    <w:rsid w:val="00DC7972"/>
    <w:rsid w:val="00DC7FA8"/>
    <w:rsid w:val="00DD3214"/>
    <w:rsid w:val="00DD4D30"/>
    <w:rsid w:val="00DE0475"/>
    <w:rsid w:val="00DE3224"/>
    <w:rsid w:val="00DE6CA3"/>
    <w:rsid w:val="00DF5488"/>
    <w:rsid w:val="00DF69F7"/>
    <w:rsid w:val="00E00385"/>
    <w:rsid w:val="00E111C5"/>
    <w:rsid w:val="00E11EA8"/>
    <w:rsid w:val="00E14824"/>
    <w:rsid w:val="00E15536"/>
    <w:rsid w:val="00E21938"/>
    <w:rsid w:val="00E3541D"/>
    <w:rsid w:val="00E35FB0"/>
    <w:rsid w:val="00E531B1"/>
    <w:rsid w:val="00E55856"/>
    <w:rsid w:val="00E561C8"/>
    <w:rsid w:val="00E566BD"/>
    <w:rsid w:val="00E70DD4"/>
    <w:rsid w:val="00E72774"/>
    <w:rsid w:val="00E775EA"/>
    <w:rsid w:val="00E777CD"/>
    <w:rsid w:val="00E81469"/>
    <w:rsid w:val="00E84B99"/>
    <w:rsid w:val="00E92FBE"/>
    <w:rsid w:val="00E930FD"/>
    <w:rsid w:val="00E9468E"/>
    <w:rsid w:val="00EA0ED1"/>
    <w:rsid w:val="00EA314E"/>
    <w:rsid w:val="00EA66A5"/>
    <w:rsid w:val="00EA7F89"/>
    <w:rsid w:val="00EB0F3A"/>
    <w:rsid w:val="00EB2B44"/>
    <w:rsid w:val="00EB2B4D"/>
    <w:rsid w:val="00EC64A0"/>
    <w:rsid w:val="00EC65E4"/>
    <w:rsid w:val="00ED1784"/>
    <w:rsid w:val="00EE2DB7"/>
    <w:rsid w:val="00EE3EF8"/>
    <w:rsid w:val="00EE5E9A"/>
    <w:rsid w:val="00EF0503"/>
    <w:rsid w:val="00EF07EB"/>
    <w:rsid w:val="00EF0D28"/>
    <w:rsid w:val="00EF5ED7"/>
    <w:rsid w:val="00EF63E9"/>
    <w:rsid w:val="00F03886"/>
    <w:rsid w:val="00F06CC8"/>
    <w:rsid w:val="00F077E6"/>
    <w:rsid w:val="00F1183F"/>
    <w:rsid w:val="00F2513B"/>
    <w:rsid w:val="00F3114D"/>
    <w:rsid w:val="00F31E5D"/>
    <w:rsid w:val="00F34949"/>
    <w:rsid w:val="00F44E6F"/>
    <w:rsid w:val="00F66DC6"/>
    <w:rsid w:val="00F704D1"/>
    <w:rsid w:val="00F70501"/>
    <w:rsid w:val="00F73000"/>
    <w:rsid w:val="00F8278D"/>
    <w:rsid w:val="00F85DEC"/>
    <w:rsid w:val="00F86D9D"/>
    <w:rsid w:val="00F9428F"/>
    <w:rsid w:val="00FA6102"/>
    <w:rsid w:val="00FA6F16"/>
    <w:rsid w:val="00FB0608"/>
    <w:rsid w:val="00FB0A6D"/>
    <w:rsid w:val="00FB2D90"/>
    <w:rsid w:val="00FB54B6"/>
    <w:rsid w:val="00FC4003"/>
    <w:rsid w:val="00FD2ECA"/>
    <w:rsid w:val="00FD30A9"/>
    <w:rsid w:val="00FE40AD"/>
    <w:rsid w:val="00FE4C1B"/>
    <w:rsid w:val="00FE6BC4"/>
    <w:rsid w:val="00FF5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5DCA0"/>
  <w15:chartTrackingRefBased/>
  <w15:docId w15:val="{5491C32A-0665-416D-B711-41581614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2023"/>
    <w:pPr>
      <w:widowControl w:val="0"/>
      <w:spacing w:line="300" w:lineRule="auto"/>
      <w:ind w:firstLineChars="200" w:firstLine="200"/>
      <w:jc w:val="both"/>
    </w:pPr>
    <w:rPr>
      <w:rFonts w:ascii="Times New Roman" w:eastAsia="仿宋_GB2312" w:hAnsi="Times New Roman"/>
      <w:sz w:val="24"/>
    </w:rPr>
  </w:style>
  <w:style w:type="paragraph" w:styleId="1">
    <w:name w:val="heading 1"/>
    <w:basedOn w:val="a"/>
    <w:next w:val="a"/>
    <w:link w:val="10"/>
    <w:uiPriority w:val="9"/>
    <w:qFormat/>
    <w:rsid w:val="003A3540"/>
    <w:pPr>
      <w:keepNext/>
      <w:keepLines/>
      <w:numPr>
        <w:numId w:val="1"/>
      </w:numPr>
      <w:spacing w:before="120" w:after="120" w:line="360" w:lineRule="auto"/>
      <w:ind w:left="0" w:firstLineChars="0" w:firstLine="0"/>
      <w:outlineLvl w:val="0"/>
    </w:pPr>
    <w:rPr>
      <w:b/>
      <w:bCs/>
      <w:kern w:val="44"/>
      <w:sz w:val="28"/>
      <w:szCs w:val="44"/>
    </w:rPr>
  </w:style>
  <w:style w:type="paragraph" w:styleId="2">
    <w:name w:val="heading 2"/>
    <w:basedOn w:val="a"/>
    <w:next w:val="a"/>
    <w:link w:val="20"/>
    <w:uiPriority w:val="9"/>
    <w:unhideWhenUsed/>
    <w:qFormat/>
    <w:rsid w:val="003A3540"/>
    <w:pPr>
      <w:keepNext/>
      <w:keepLines/>
      <w:numPr>
        <w:ilvl w:val="1"/>
        <w:numId w:val="1"/>
      </w:numPr>
      <w:spacing w:before="120" w:after="120" w:line="360" w:lineRule="auto"/>
      <w:ind w:left="0" w:firstLineChars="0" w:firstLine="0"/>
      <w:outlineLvl w:val="1"/>
    </w:pPr>
    <w:rPr>
      <w:rFonts w:cstheme="majorBidi"/>
      <w:b/>
      <w:bCs/>
      <w:sz w:val="28"/>
      <w:szCs w:val="32"/>
    </w:rPr>
  </w:style>
  <w:style w:type="paragraph" w:styleId="3">
    <w:name w:val="heading 3"/>
    <w:basedOn w:val="a"/>
    <w:next w:val="a"/>
    <w:link w:val="30"/>
    <w:uiPriority w:val="9"/>
    <w:unhideWhenUsed/>
    <w:qFormat/>
    <w:rsid w:val="003A3540"/>
    <w:pPr>
      <w:keepNext/>
      <w:keepLines/>
      <w:numPr>
        <w:ilvl w:val="2"/>
        <w:numId w:val="1"/>
      </w:numPr>
      <w:spacing w:before="120" w:after="120" w:line="360" w:lineRule="auto"/>
      <w:ind w:left="0" w:firstLine="200"/>
      <w:outlineLvl w:val="2"/>
    </w:pPr>
    <w:rPr>
      <w:b/>
      <w:bCs/>
      <w:szCs w:val="32"/>
    </w:rPr>
  </w:style>
  <w:style w:type="paragraph" w:styleId="4">
    <w:name w:val="heading 4"/>
    <w:basedOn w:val="a"/>
    <w:next w:val="a"/>
    <w:link w:val="40"/>
    <w:uiPriority w:val="9"/>
    <w:unhideWhenUsed/>
    <w:qFormat/>
    <w:rsid w:val="00F44E6F"/>
    <w:pPr>
      <w:keepNext/>
      <w:keepLines/>
      <w:spacing w:before="120" w:after="120" w:line="360" w:lineRule="auto"/>
      <w:outlineLvl w:val="3"/>
    </w:pPr>
    <w:rPr>
      <w:rFonts w:cstheme="majorBidi"/>
      <w:b/>
      <w:bCs/>
      <w:szCs w:val="28"/>
    </w:rPr>
  </w:style>
  <w:style w:type="paragraph" w:styleId="5">
    <w:name w:val="heading 5"/>
    <w:basedOn w:val="a"/>
    <w:next w:val="a"/>
    <w:link w:val="50"/>
    <w:uiPriority w:val="9"/>
    <w:unhideWhenUsed/>
    <w:qFormat/>
    <w:rsid w:val="00DF5488"/>
    <w:pPr>
      <w:keepNext/>
      <w:keepLines/>
      <w:spacing w:before="120" w:after="120" w:line="360"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11EA8"/>
    <w:pPr>
      <w:spacing w:before="120" w:after="120" w:line="360" w:lineRule="auto"/>
      <w:ind w:firstLineChars="0" w:firstLine="0"/>
      <w:jc w:val="center"/>
      <w:outlineLvl w:val="0"/>
    </w:pPr>
    <w:rPr>
      <w:rFonts w:eastAsia="黑体" w:cstheme="majorBidi"/>
      <w:b/>
      <w:bCs/>
      <w:sz w:val="52"/>
      <w:szCs w:val="32"/>
    </w:rPr>
  </w:style>
  <w:style w:type="character" w:customStyle="1" w:styleId="a4">
    <w:name w:val="标题 字符"/>
    <w:basedOn w:val="a0"/>
    <w:link w:val="a3"/>
    <w:uiPriority w:val="10"/>
    <w:rsid w:val="00E11EA8"/>
    <w:rPr>
      <w:rFonts w:ascii="Times New Roman" w:eastAsia="黑体" w:hAnsi="Times New Roman" w:cstheme="majorBidi"/>
      <w:b/>
      <w:bCs/>
      <w:sz w:val="52"/>
      <w:szCs w:val="32"/>
    </w:rPr>
  </w:style>
  <w:style w:type="paragraph" w:styleId="a5">
    <w:name w:val="Subtitle"/>
    <w:basedOn w:val="a"/>
    <w:next w:val="a"/>
    <w:link w:val="a6"/>
    <w:uiPriority w:val="11"/>
    <w:qFormat/>
    <w:rsid w:val="00E11EA8"/>
    <w:pPr>
      <w:spacing w:before="120" w:after="120" w:line="360" w:lineRule="auto"/>
      <w:ind w:firstLineChars="0" w:firstLine="0"/>
      <w:jc w:val="center"/>
      <w:outlineLvl w:val="1"/>
    </w:pPr>
    <w:rPr>
      <w:b/>
      <w:bCs/>
      <w:kern w:val="28"/>
      <w:sz w:val="44"/>
      <w:szCs w:val="32"/>
    </w:rPr>
  </w:style>
  <w:style w:type="character" w:customStyle="1" w:styleId="a6">
    <w:name w:val="副标题 字符"/>
    <w:basedOn w:val="a0"/>
    <w:link w:val="a5"/>
    <w:uiPriority w:val="11"/>
    <w:rsid w:val="00E11EA8"/>
    <w:rPr>
      <w:rFonts w:ascii="Times New Roman" w:eastAsia="仿宋_GB2312" w:hAnsi="Times New Roman"/>
      <w:b/>
      <w:bCs/>
      <w:kern w:val="28"/>
      <w:sz w:val="44"/>
      <w:szCs w:val="32"/>
    </w:rPr>
  </w:style>
  <w:style w:type="character" w:customStyle="1" w:styleId="10">
    <w:name w:val="标题 1 字符"/>
    <w:basedOn w:val="a0"/>
    <w:link w:val="1"/>
    <w:uiPriority w:val="9"/>
    <w:rsid w:val="003A3540"/>
    <w:rPr>
      <w:rFonts w:ascii="Times New Roman" w:eastAsia="仿宋_GB2312" w:hAnsi="Times New Roman"/>
      <w:b/>
      <w:bCs/>
      <w:kern w:val="44"/>
      <w:sz w:val="28"/>
      <w:szCs w:val="44"/>
    </w:rPr>
  </w:style>
  <w:style w:type="character" w:customStyle="1" w:styleId="20">
    <w:name w:val="标题 2 字符"/>
    <w:basedOn w:val="a0"/>
    <w:link w:val="2"/>
    <w:uiPriority w:val="9"/>
    <w:rsid w:val="003A3540"/>
    <w:rPr>
      <w:rFonts w:ascii="Times New Roman" w:eastAsia="仿宋_GB2312" w:hAnsi="Times New Roman" w:cstheme="majorBidi"/>
      <w:b/>
      <w:bCs/>
      <w:sz w:val="28"/>
      <w:szCs w:val="32"/>
    </w:rPr>
  </w:style>
  <w:style w:type="character" w:customStyle="1" w:styleId="30">
    <w:name w:val="标题 3 字符"/>
    <w:basedOn w:val="a0"/>
    <w:link w:val="3"/>
    <w:uiPriority w:val="9"/>
    <w:rsid w:val="003A3540"/>
    <w:rPr>
      <w:rFonts w:ascii="Times New Roman" w:eastAsia="仿宋_GB2312" w:hAnsi="Times New Roman"/>
      <w:b/>
      <w:bCs/>
      <w:sz w:val="24"/>
      <w:szCs w:val="32"/>
    </w:rPr>
  </w:style>
  <w:style w:type="character" w:customStyle="1" w:styleId="40">
    <w:name w:val="标题 4 字符"/>
    <w:basedOn w:val="a0"/>
    <w:link w:val="4"/>
    <w:uiPriority w:val="9"/>
    <w:rsid w:val="00F44E6F"/>
    <w:rPr>
      <w:rFonts w:ascii="Times New Roman" w:eastAsia="仿宋_GB2312" w:hAnsi="Times New Roman" w:cstheme="majorBidi"/>
      <w:b/>
      <w:bCs/>
      <w:sz w:val="24"/>
      <w:szCs w:val="28"/>
    </w:rPr>
  </w:style>
  <w:style w:type="character" w:customStyle="1" w:styleId="50">
    <w:name w:val="标题 5 字符"/>
    <w:basedOn w:val="a0"/>
    <w:link w:val="5"/>
    <w:uiPriority w:val="9"/>
    <w:rsid w:val="00DF5488"/>
    <w:rPr>
      <w:rFonts w:ascii="Times New Roman" w:eastAsia="仿宋_GB2312" w:hAnsi="Times New Roman"/>
      <w:b/>
      <w:bCs/>
      <w:sz w:val="24"/>
      <w:szCs w:val="28"/>
    </w:rPr>
  </w:style>
  <w:style w:type="paragraph" w:customStyle="1" w:styleId="-">
    <w:name w:val="表格-封面"/>
    <w:basedOn w:val="a"/>
    <w:link w:val="-0"/>
    <w:qFormat/>
    <w:rsid w:val="000A166E"/>
    <w:pPr>
      <w:spacing w:line="360" w:lineRule="auto"/>
      <w:ind w:firstLineChars="0" w:firstLine="0"/>
      <w:jc w:val="center"/>
    </w:pPr>
    <w:rPr>
      <w:b/>
      <w:sz w:val="36"/>
    </w:rPr>
  </w:style>
  <w:style w:type="paragraph" w:customStyle="1" w:styleId="-1">
    <w:name w:val="表格-正文"/>
    <w:basedOn w:val="-"/>
    <w:link w:val="-2"/>
    <w:qFormat/>
    <w:rsid w:val="00695FFD"/>
  </w:style>
  <w:style w:type="character" w:customStyle="1" w:styleId="-0">
    <w:name w:val="表格-封面 字符"/>
    <w:basedOn w:val="a0"/>
    <w:link w:val="-"/>
    <w:rsid w:val="000A166E"/>
    <w:rPr>
      <w:rFonts w:ascii="Times New Roman" w:eastAsia="仿宋_GB2312" w:hAnsi="Times New Roman"/>
      <w:b/>
      <w:sz w:val="36"/>
    </w:rPr>
  </w:style>
  <w:style w:type="paragraph" w:customStyle="1" w:styleId="a7">
    <w:name w:val="参考文献"/>
    <w:basedOn w:val="-1"/>
    <w:link w:val="a8"/>
    <w:qFormat/>
    <w:rsid w:val="00695FFD"/>
    <w:rPr>
      <w:sz w:val="21"/>
    </w:rPr>
  </w:style>
  <w:style w:type="character" w:customStyle="1" w:styleId="-2">
    <w:name w:val="表格-正文 字符"/>
    <w:basedOn w:val="-0"/>
    <w:link w:val="-1"/>
    <w:rsid w:val="00695FFD"/>
    <w:rPr>
      <w:rFonts w:ascii="Times New Roman" w:eastAsia="仿宋_GB2312" w:hAnsi="Times New Roman"/>
      <w:b/>
      <w:sz w:val="30"/>
    </w:rPr>
  </w:style>
  <w:style w:type="character" w:customStyle="1" w:styleId="a8">
    <w:name w:val="参考文献 字符"/>
    <w:basedOn w:val="-2"/>
    <w:link w:val="a7"/>
    <w:rsid w:val="00695FFD"/>
    <w:rPr>
      <w:rFonts w:ascii="Times New Roman" w:eastAsia="仿宋_GB2312" w:hAnsi="Times New Roman"/>
      <w:b/>
      <w:sz w:val="30"/>
    </w:rPr>
  </w:style>
  <w:style w:type="table" w:styleId="a9">
    <w:name w:val="Table Grid"/>
    <w:basedOn w:val="a1"/>
    <w:uiPriority w:val="59"/>
    <w:rsid w:val="00E11E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aliases w:val="居中,题目表格"/>
    <w:uiPriority w:val="1"/>
    <w:qFormat/>
    <w:rsid w:val="00E11EA8"/>
    <w:pPr>
      <w:widowControl w:val="0"/>
      <w:spacing w:line="360" w:lineRule="auto"/>
      <w:jc w:val="center"/>
    </w:pPr>
    <w:rPr>
      <w:rFonts w:ascii="Times New Roman" w:eastAsia="黑体" w:hAnsi="Times New Roman"/>
      <w:b/>
      <w:sz w:val="28"/>
    </w:rPr>
  </w:style>
  <w:style w:type="paragraph" w:styleId="ab">
    <w:name w:val="caption"/>
    <w:basedOn w:val="a"/>
    <w:next w:val="a"/>
    <w:uiPriority w:val="35"/>
    <w:unhideWhenUsed/>
    <w:qFormat/>
    <w:rsid w:val="007C4EC1"/>
    <w:pPr>
      <w:spacing w:line="240" w:lineRule="auto"/>
      <w:ind w:firstLineChars="0" w:firstLine="0"/>
      <w:jc w:val="center"/>
    </w:pPr>
    <w:rPr>
      <w:rFonts w:eastAsia="黑体"/>
    </w:rPr>
  </w:style>
  <w:style w:type="paragraph" w:styleId="ac">
    <w:name w:val="header"/>
    <w:basedOn w:val="a"/>
    <w:link w:val="ad"/>
    <w:uiPriority w:val="99"/>
    <w:unhideWhenUsed/>
    <w:rsid w:val="003C0E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3C0E31"/>
    <w:rPr>
      <w:rFonts w:ascii="Times New Roman" w:eastAsia="仿宋_GB2312" w:hAnsi="Times New Roman"/>
      <w:sz w:val="18"/>
      <w:szCs w:val="18"/>
    </w:rPr>
  </w:style>
  <w:style w:type="paragraph" w:styleId="ae">
    <w:name w:val="footer"/>
    <w:basedOn w:val="a"/>
    <w:link w:val="af"/>
    <w:uiPriority w:val="99"/>
    <w:unhideWhenUsed/>
    <w:rsid w:val="003C0E31"/>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3C0E31"/>
    <w:rPr>
      <w:rFonts w:ascii="Times New Roman" w:eastAsia="仿宋_GB2312" w:hAnsi="Times New Roman"/>
      <w:sz w:val="18"/>
      <w:szCs w:val="18"/>
    </w:rPr>
  </w:style>
  <w:style w:type="character" w:styleId="af0">
    <w:name w:val="Hyperlink"/>
    <w:basedOn w:val="a0"/>
    <w:uiPriority w:val="99"/>
    <w:unhideWhenUsed/>
    <w:rsid w:val="003C0E31"/>
    <w:rPr>
      <w:color w:val="0563C1" w:themeColor="hyperlink"/>
      <w:u w:val="single"/>
    </w:rPr>
  </w:style>
  <w:style w:type="paragraph" w:styleId="TOC1">
    <w:name w:val="toc 1"/>
    <w:basedOn w:val="a"/>
    <w:next w:val="a"/>
    <w:autoRedefine/>
    <w:uiPriority w:val="39"/>
    <w:unhideWhenUsed/>
    <w:rsid w:val="003C0E31"/>
    <w:pPr>
      <w:spacing w:line="360" w:lineRule="auto"/>
      <w:ind w:firstLineChars="0" w:firstLine="0"/>
    </w:pPr>
  </w:style>
  <w:style w:type="paragraph" w:styleId="TOC2">
    <w:name w:val="toc 2"/>
    <w:basedOn w:val="a"/>
    <w:next w:val="a"/>
    <w:autoRedefine/>
    <w:uiPriority w:val="39"/>
    <w:unhideWhenUsed/>
    <w:rsid w:val="003C0E31"/>
    <w:pPr>
      <w:spacing w:line="360" w:lineRule="auto"/>
      <w:ind w:leftChars="200" w:left="200" w:firstLineChars="0" w:firstLine="0"/>
    </w:pPr>
  </w:style>
  <w:style w:type="paragraph" w:styleId="TOC3">
    <w:name w:val="toc 3"/>
    <w:basedOn w:val="a"/>
    <w:next w:val="a"/>
    <w:autoRedefine/>
    <w:uiPriority w:val="39"/>
    <w:unhideWhenUsed/>
    <w:rsid w:val="003C0E31"/>
    <w:pPr>
      <w:spacing w:line="360" w:lineRule="auto"/>
      <w:ind w:leftChars="400" w:left="400" w:firstLineChars="0" w:firstLine="0"/>
    </w:pPr>
  </w:style>
  <w:style w:type="paragraph" w:styleId="af1">
    <w:name w:val="Balloon Text"/>
    <w:basedOn w:val="a"/>
    <w:link w:val="af2"/>
    <w:uiPriority w:val="99"/>
    <w:semiHidden/>
    <w:unhideWhenUsed/>
    <w:rsid w:val="00AF1E95"/>
    <w:pPr>
      <w:spacing w:line="240" w:lineRule="auto"/>
    </w:pPr>
    <w:rPr>
      <w:sz w:val="18"/>
      <w:szCs w:val="18"/>
    </w:rPr>
  </w:style>
  <w:style w:type="character" w:customStyle="1" w:styleId="af2">
    <w:name w:val="批注框文本 字符"/>
    <w:basedOn w:val="a0"/>
    <w:link w:val="af1"/>
    <w:uiPriority w:val="99"/>
    <w:semiHidden/>
    <w:rsid w:val="00AF1E95"/>
    <w:rPr>
      <w:rFonts w:ascii="Times New Roman" w:eastAsia="仿宋_GB2312" w:hAnsi="Times New Roman"/>
      <w:sz w:val="18"/>
      <w:szCs w:val="18"/>
    </w:rPr>
  </w:style>
  <w:style w:type="character" w:styleId="af3">
    <w:name w:val="Unresolved Mention"/>
    <w:basedOn w:val="a0"/>
    <w:uiPriority w:val="99"/>
    <w:semiHidden/>
    <w:unhideWhenUsed/>
    <w:rsid w:val="00C8245E"/>
    <w:rPr>
      <w:color w:val="605E5C"/>
      <w:shd w:val="clear" w:color="auto" w:fill="E1DFDD"/>
    </w:rPr>
  </w:style>
  <w:style w:type="paragraph" w:styleId="af4">
    <w:name w:val="List Paragraph"/>
    <w:basedOn w:val="a"/>
    <w:uiPriority w:val="34"/>
    <w:qFormat/>
    <w:rsid w:val="00DC7972"/>
    <w:pPr>
      <w:ind w:firstLine="420"/>
    </w:pPr>
  </w:style>
  <w:style w:type="paragraph" w:customStyle="1" w:styleId="Default">
    <w:name w:val="Default"/>
    <w:rsid w:val="006649B2"/>
    <w:pPr>
      <w:widowControl w:val="0"/>
      <w:autoSpaceDE w:val="0"/>
      <w:autoSpaceDN w:val="0"/>
      <w:adjustRightInd w:val="0"/>
    </w:pPr>
    <w:rPr>
      <w:rFonts w:ascii="宋体" w:eastAsia="宋体" w:cs="宋体"/>
      <w:color w:val="000000"/>
      <w:kern w:val="0"/>
      <w:sz w:val="24"/>
      <w:szCs w:val="24"/>
    </w:rPr>
  </w:style>
  <w:style w:type="paragraph" w:customStyle="1" w:styleId="0">
    <w:name w:val="0图表"/>
    <w:basedOn w:val="a"/>
    <w:next w:val="a"/>
    <w:link w:val="00"/>
    <w:qFormat/>
    <w:rsid w:val="00786360"/>
    <w:pPr>
      <w:adjustRightInd w:val="0"/>
      <w:snapToGrid w:val="0"/>
      <w:spacing w:line="360" w:lineRule="auto"/>
      <w:ind w:firstLineChars="0" w:firstLine="0"/>
      <w:jc w:val="center"/>
    </w:pPr>
    <w:rPr>
      <w:rFonts w:eastAsia="黑体" w:cs="Times New Roman"/>
      <w:b/>
      <w:sz w:val="21"/>
      <w:szCs w:val="24"/>
    </w:rPr>
  </w:style>
  <w:style w:type="character" w:customStyle="1" w:styleId="00">
    <w:name w:val="0图表 字符"/>
    <w:link w:val="0"/>
    <w:rsid w:val="00786360"/>
    <w:rPr>
      <w:rFonts w:ascii="Times New Roman" w:eastAsia="黑体" w:hAnsi="Times New Roman" w:cs="Times New Roman"/>
      <w:b/>
      <w:szCs w:val="24"/>
    </w:rPr>
  </w:style>
  <w:style w:type="character" w:customStyle="1" w:styleId="word">
    <w:name w:val="word"/>
    <w:basedOn w:val="a0"/>
    <w:rsid w:val="00E70DD4"/>
  </w:style>
  <w:style w:type="character" w:customStyle="1" w:styleId="white-space">
    <w:name w:val="white-space"/>
    <w:basedOn w:val="a0"/>
    <w:rsid w:val="00E70DD4"/>
  </w:style>
  <w:style w:type="paragraph" w:customStyle="1" w:styleId="paragraph">
    <w:name w:val="paragraph"/>
    <w:basedOn w:val="a"/>
    <w:rsid w:val="00ED1784"/>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16039">
      <w:bodyDiv w:val="1"/>
      <w:marLeft w:val="0"/>
      <w:marRight w:val="0"/>
      <w:marTop w:val="0"/>
      <w:marBottom w:val="0"/>
      <w:divBdr>
        <w:top w:val="none" w:sz="0" w:space="0" w:color="auto"/>
        <w:left w:val="none" w:sz="0" w:space="0" w:color="auto"/>
        <w:bottom w:val="none" w:sz="0" w:space="0" w:color="auto"/>
        <w:right w:val="none" w:sz="0" w:space="0" w:color="auto"/>
      </w:divBdr>
      <w:divsChild>
        <w:div w:id="794563656">
          <w:marLeft w:val="0"/>
          <w:marRight w:val="0"/>
          <w:marTop w:val="0"/>
          <w:marBottom w:val="0"/>
          <w:divBdr>
            <w:top w:val="none" w:sz="0" w:space="0" w:color="auto"/>
            <w:left w:val="none" w:sz="0" w:space="0" w:color="auto"/>
            <w:bottom w:val="none" w:sz="0" w:space="0" w:color="auto"/>
            <w:right w:val="none" w:sz="0" w:space="0" w:color="auto"/>
          </w:divBdr>
          <w:divsChild>
            <w:div w:id="7096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6090">
      <w:bodyDiv w:val="1"/>
      <w:marLeft w:val="0"/>
      <w:marRight w:val="0"/>
      <w:marTop w:val="0"/>
      <w:marBottom w:val="0"/>
      <w:divBdr>
        <w:top w:val="none" w:sz="0" w:space="0" w:color="auto"/>
        <w:left w:val="none" w:sz="0" w:space="0" w:color="auto"/>
        <w:bottom w:val="none" w:sz="0" w:space="0" w:color="auto"/>
        <w:right w:val="none" w:sz="0" w:space="0" w:color="auto"/>
      </w:divBdr>
    </w:div>
    <w:div w:id="198590835">
      <w:bodyDiv w:val="1"/>
      <w:marLeft w:val="0"/>
      <w:marRight w:val="0"/>
      <w:marTop w:val="0"/>
      <w:marBottom w:val="0"/>
      <w:divBdr>
        <w:top w:val="none" w:sz="0" w:space="0" w:color="auto"/>
        <w:left w:val="none" w:sz="0" w:space="0" w:color="auto"/>
        <w:bottom w:val="none" w:sz="0" w:space="0" w:color="auto"/>
        <w:right w:val="none" w:sz="0" w:space="0" w:color="auto"/>
      </w:divBdr>
    </w:div>
    <w:div w:id="274213536">
      <w:bodyDiv w:val="1"/>
      <w:marLeft w:val="0"/>
      <w:marRight w:val="0"/>
      <w:marTop w:val="0"/>
      <w:marBottom w:val="0"/>
      <w:divBdr>
        <w:top w:val="none" w:sz="0" w:space="0" w:color="auto"/>
        <w:left w:val="none" w:sz="0" w:space="0" w:color="auto"/>
        <w:bottom w:val="none" w:sz="0" w:space="0" w:color="auto"/>
        <w:right w:val="none" w:sz="0" w:space="0" w:color="auto"/>
      </w:divBdr>
    </w:div>
    <w:div w:id="283928716">
      <w:bodyDiv w:val="1"/>
      <w:marLeft w:val="0"/>
      <w:marRight w:val="0"/>
      <w:marTop w:val="0"/>
      <w:marBottom w:val="0"/>
      <w:divBdr>
        <w:top w:val="none" w:sz="0" w:space="0" w:color="auto"/>
        <w:left w:val="none" w:sz="0" w:space="0" w:color="auto"/>
        <w:bottom w:val="none" w:sz="0" w:space="0" w:color="auto"/>
        <w:right w:val="none" w:sz="0" w:space="0" w:color="auto"/>
      </w:divBdr>
    </w:div>
    <w:div w:id="307168164">
      <w:bodyDiv w:val="1"/>
      <w:marLeft w:val="0"/>
      <w:marRight w:val="0"/>
      <w:marTop w:val="0"/>
      <w:marBottom w:val="0"/>
      <w:divBdr>
        <w:top w:val="none" w:sz="0" w:space="0" w:color="auto"/>
        <w:left w:val="none" w:sz="0" w:space="0" w:color="auto"/>
        <w:bottom w:val="none" w:sz="0" w:space="0" w:color="auto"/>
        <w:right w:val="none" w:sz="0" w:space="0" w:color="auto"/>
      </w:divBdr>
    </w:div>
    <w:div w:id="331219903">
      <w:bodyDiv w:val="1"/>
      <w:marLeft w:val="0"/>
      <w:marRight w:val="0"/>
      <w:marTop w:val="0"/>
      <w:marBottom w:val="0"/>
      <w:divBdr>
        <w:top w:val="none" w:sz="0" w:space="0" w:color="auto"/>
        <w:left w:val="none" w:sz="0" w:space="0" w:color="auto"/>
        <w:bottom w:val="none" w:sz="0" w:space="0" w:color="auto"/>
        <w:right w:val="none" w:sz="0" w:space="0" w:color="auto"/>
      </w:divBdr>
    </w:div>
    <w:div w:id="382675146">
      <w:bodyDiv w:val="1"/>
      <w:marLeft w:val="0"/>
      <w:marRight w:val="0"/>
      <w:marTop w:val="0"/>
      <w:marBottom w:val="0"/>
      <w:divBdr>
        <w:top w:val="none" w:sz="0" w:space="0" w:color="auto"/>
        <w:left w:val="none" w:sz="0" w:space="0" w:color="auto"/>
        <w:bottom w:val="none" w:sz="0" w:space="0" w:color="auto"/>
        <w:right w:val="none" w:sz="0" w:space="0" w:color="auto"/>
      </w:divBdr>
    </w:div>
    <w:div w:id="386105172">
      <w:bodyDiv w:val="1"/>
      <w:marLeft w:val="0"/>
      <w:marRight w:val="0"/>
      <w:marTop w:val="0"/>
      <w:marBottom w:val="0"/>
      <w:divBdr>
        <w:top w:val="none" w:sz="0" w:space="0" w:color="auto"/>
        <w:left w:val="none" w:sz="0" w:space="0" w:color="auto"/>
        <w:bottom w:val="none" w:sz="0" w:space="0" w:color="auto"/>
        <w:right w:val="none" w:sz="0" w:space="0" w:color="auto"/>
      </w:divBdr>
    </w:div>
    <w:div w:id="399063906">
      <w:bodyDiv w:val="1"/>
      <w:marLeft w:val="0"/>
      <w:marRight w:val="0"/>
      <w:marTop w:val="0"/>
      <w:marBottom w:val="0"/>
      <w:divBdr>
        <w:top w:val="none" w:sz="0" w:space="0" w:color="auto"/>
        <w:left w:val="none" w:sz="0" w:space="0" w:color="auto"/>
        <w:bottom w:val="none" w:sz="0" w:space="0" w:color="auto"/>
        <w:right w:val="none" w:sz="0" w:space="0" w:color="auto"/>
      </w:divBdr>
    </w:div>
    <w:div w:id="407387878">
      <w:bodyDiv w:val="1"/>
      <w:marLeft w:val="0"/>
      <w:marRight w:val="0"/>
      <w:marTop w:val="0"/>
      <w:marBottom w:val="0"/>
      <w:divBdr>
        <w:top w:val="none" w:sz="0" w:space="0" w:color="auto"/>
        <w:left w:val="none" w:sz="0" w:space="0" w:color="auto"/>
        <w:bottom w:val="none" w:sz="0" w:space="0" w:color="auto"/>
        <w:right w:val="none" w:sz="0" w:space="0" w:color="auto"/>
      </w:divBdr>
    </w:div>
    <w:div w:id="490413005">
      <w:bodyDiv w:val="1"/>
      <w:marLeft w:val="0"/>
      <w:marRight w:val="0"/>
      <w:marTop w:val="0"/>
      <w:marBottom w:val="0"/>
      <w:divBdr>
        <w:top w:val="none" w:sz="0" w:space="0" w:color="auto"/>
        <w:left w:val="none" w:sz="0" w:space="0" w:color="auto"/>
        <w:bottom w:val="none" w:sz="0" w:space="0" w:color="auto"/>
        <w:right w:val="none" w:sz="0" w:space="0" w:color="auto"/>
      </w:divBdr>
      <w:divsChild>
        <w:div w:id="954867264">
          <w:marLeft w:val="547"/>
          <w:marRight w:val="0"/>
          <w:marTop w:val="0"/>
          <w:marBottom w:val="0"/>
          <w:divBdr>
            <w:top w:val="none" w:sz="0" w:space="0" w:color="auto"/>
            <w:left w:val="none" w:sz="0" w:space="0" w:color="auto"/>
            <w:bottom w:val="none" w:sz="0" w:space="0" w:color="auto"/>
            <w:right w:val="none" w:sz="0" w:space="0" w:color="auto"/>
          </w:divBdr>
        </w:div>
      </w:divsChild>
    </w:div>
    <w:div w:id="645283189">
      <w:bodyDiv w:val="1"/>
      <w:marLeft w:val="0"/>
      <w:marRight w:val="0"/>
      <w:marTop w:val="0"/>
      <w:marBottom w:val="0"/>
      <w:divBdr>
        <w:top w:val="none" w:sz="0" w:space="0" w:color="auto"/>
        <w:left w:val="none" w:sz="0" w:space="0" w:color="auto"/>
        <w:bottom w:val="none" w:sz="0" w:space="0" w:color="auto"/>
        <w:right w:val="none" w:sz="0" w:space="0" w:color="auto"/>
      </w:divBdr>
    </w:div>
    <w:div w:id="693727838">
      <w:bodyDiv w:val="1"/>
      <w:marLeft w:val="0"/>
      <w:marRight w:val="0"/>
      <w:marTop w:val="0"/>
      <w:marBottom w:val="0"/>
      <w:divBdr>
        <w:top w:val="none" w:sz="0" w:space="0" w:color="auto"/>
        <w:left w:val="none" w:sz="0" w:space="0" w:color="auto"/>
        <w:bottom w:val="none" w:sz="0" w:space="0" w:color="auto"/>
        <w:right w:val="none" w:sz="0" w:space="0" w:color="auto"/>
      </w:divBdr>
    </w:div>
    <w:div w:id="803733995">
      <w:bodyDiv w:val="1"/>
      <w:marLeft w:val="0"/>
      <w:marRight w:val="0"/>
      <w:marTop w:val="0"/>
      <w:marBottom w:val="0"/>
      <w:divBdr>
        <w:top w:val="none" w:sz="0" w:space="0" w:color="auto"/>
        <w:left w:val="none" w:sz="0" w:space="0" w:color="auto"/>
        <w:bottom w:val="none" w:sz="0" w:space="0" w:color="auto"/>
        <w:right w:val="none" w:sz="0" w:space="0" w:color="auto"/>
      </w:divBdr>
    </w:div>
    <w:div w:id="887645396">
      <w:bodyDiv w:val="1"/>
      <w:marLeft w:val="0"/>
      <w:marRight w:val="0"/>
      <w:marTop w:val="0"/>
      <w:marBottom w:val="0"/>
      <w:divBdr>
        <w:top w:val="none" w:sz="0" w:space="0" w:color="auto"/>
        <w:left w:val="none" w:sz="0" w:space="0" w:color="auto"/>
        <w:bottom w:val="none" w:sz="0" w:space="0" w:color="auto"/>
        <w:right w:val="none" w:sz="0" w:space="0" w:color="auto"/>
      </w:divBdr>
    </w:div>
    <w:div w:id="952711506">
      <w:bodyDiv w:val="1"/>
      <w:marLeft w:val="0"/>
      <w:marRight w:val="0"/>
      <w:marTop w:val="0"/>
      <w:marBottom w:val="0"/>
      <w:divBdr>
        <w:top w:val="none" w:sz="0" w:space="0" w:color="auto"/>
        <w:left w:val="none" w:sz="0" w:space="0" w:color="auto"/>
        <w:bottom w:val="none" w:sz="0" w:space="0" w:color="auto"/>
        <w:right w:val="none" w:sz="0" w:space="0" w:color="auto"/>
      </w:divBdr>
    </w:div>
    <w:div w:id="977953080">
      <w:bodyDiv w:val="1"/>
      <w:marLeft w:val="0"/>
      <w:marRight w:val="0"/>
      <w:marTop w:val="0"/>
      <w:marBottom w:val="0"/>
      <w:divBdr>
        <w:top w:val="none" w:sz="0" w:space="0" w:color="auto"/>
        <w:left w:val="none" w:sz="0" w:space="0" w:color="auto"/>
        <w:bottom w:val="none" w:sz="0" w:space="0" w:color="auto"/>
        <w:right w:val="none" w:sz="0" w:space="0" w:color="auto"/>
      </w:divBdr>
      <w:divsChild>
        <w:div w:id="73166397">
          <w:marLeft w:val="0"/>
          <w:marRight w:val="0"/>
          <w:marTop w:val="0"/>
          <w:marBottom w:val="0"/>
          <w:divBdr>
            <w:top w:val="none" w:sz="0" w:space="0" w:color="auto"/>
            <w:left w:val="none" w:sz="0" w:space="0" w:color="auto"/>
            <w:bottom w:val="none" w:sz="0" w:space="0" w:color="auto"/>
            <w:right w:val="none" w:sz="0" w:space="0" w:color="auto"/>
          </w:divBdr>
          <w:divsChild>
            <w:div w:id="114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1944">
      <w:bodyDiv w:val="1"/>
      <w:marLeft w:val="0"/>
      <w:marRight w:val="0"/>
      <w:marTop w:val="0"/>
      <w:marBottom w:val="0"/>
      <w:divBdr>
        <w:top w:val="none" w:sz="0" w:space="0" w:color="auto"/>
        <w:left w:val="none" w:sz="0" w:space="0" w:color="auto"/>
        <w:bottom w:val="none" w:sz="0" w:space="0" w:color="auto"/>
        <w:right w:val="none" w:sz="0" w:space="0" w:color="auto"/>
      </w:divBdr>
    </w:div>
    <w:div w:id="1216351481">
      <w:bodyDiv w:val="1"/>
      <w:marLeft w:val="0"/>
      <w:marRight w:val="0"/>
      <w:marTop w:val="0"/>
      <w:marBottom w:val="0"/>
      <w:divBdr>
        <w:top w:val="none" w:sz="0" w:space="0" w:color="auto"/>
        <w:left w:val="none" w:sz="0" w:space="0" w:color="auto"/>
        <w:bottom w:val="none" w:sz="0" w:space="0" w:color="auto"/>
        <w:right w:val="none" w:sz="0" w:space="0" w:color="auto"/>
      </w:divBdr>
    </w:div>
    <w:div w:id="1297567540">
      <w:bodyDiv w:val="1"/>
      <w:marLeft w:val="0"/>
      <w:marRight w:val="0"/>
      <w:marTop w:val="0"/>
      <w:marBottom w:val="0"/>
      <w:divBdr>
        <w:top w:val="none" w:sz="0" w:space="0" w:color="auto"/>
        <w:left w:val="none" w:sz="0" w:space="0" w:color="auto"/>
        <w:bottom w:val="none" w:sz="0" w:space="0" w:color="auto"/>
        <w:right w:val="none" w:sz="0" w:space="0" w:color="auto"/>
      </w:divBdr>
    </w:div>
    <w:div w:id="1324162649">
      <w:bodyDiv w:val="1"/>
      <w:marLeft w:val="0"/>
      <w:marRight w:val="0"/>
      <w:marTop w:val="0"/>
      <w:marBottom w:val="0"/>
      <w:divBdr>
        <w:top w:val="none" w:sz="0" w:space="0" w:color="auto"/>
        <w:left w:val="none" w:sz="0" w:space="0" w:color="auto"/>
        <w:bottom w:val="none" w:sz="0" w:space="0" w:color="auto"/>
        <w:right w:val="none" w:sz="0" w:space="0" w:color="auto"/>
      </w:divBdr>
    </w:div>
    <w:div w:id="1466896432">
      <w:bodyDiv w:val="1"/>
      <w:marLeft w:val="0"/>
      <w:marRight w:val="0"/>
      <w:marTop w:val="0"/>
      <w:marBottom w:val="0"/>
      <w:divBdr>
        <w:top w:val="none" w:sz="0" w:space="0" w:color="auto"/>
        <w:left w:val="none" w:sz="0" w:space="0" w:color="auto"/>
        <w:bottom w:val="none" w:sz="0" w:space="0" w:color="auto"/>
        <w:right w:val="none" w:sz="0" w:space="0" w:color="auto"/>
      </w:divBdr>
    </w:div>
    <w:div w:id="1650790199">
      <w:bodyDiv w:val="1"/>
      <w:marLeft w:val="0"/>
      <w:marRight w:val="0"/>
      <w:marTop w:val="0"/>
      <w:marBottom w:val="0"/>
      <w:divBdr>
        <w:top w:val="none" w:sz="0" w:space="0" w:color="auto"/>
        <w:left w:val="none" w:sz="0" w:space="0" w:color="auto"/>
        <w:bottom w:val="none" w:sz="0" w:space="0" w:color="auto"/>
        <w:right w:val="none" w:sz="0" w:space="0" w:color="auto"/>
      </w:divBdr>
    </w:div>
    <w:div w:id="1834956511">
      <w:bodyDiv w:val="1"/>
      <w:marLeft w:val="0"/>
      <w:marRight w:val="0"/>
      <w:marTop w:val="0"/>
      <w:marBottom w:val="0"/>
      <w:divBdr>
        <w:top w:val="none" w:sz="0" w:space="0" w:color="auto"/>
        <w:left w:val="none" w:sz="0" w:space="0" w:color="auto"/>
        <w:bottom w:val="none" w:sz="0" w:space="0" w:color="auto"/>
        <w:right w:val="none" w:sz="0" w:space="0" w:color="auto"/>
      </w:divBdr>
    </w:div>
    <w:div w:id="192167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1ADD9-DC62-4B1C-BB57-5DF0C9892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9</Pages>
  <Words>673</Words>
  <Characters>3838</Characters>
  <Application>Microsoft Office Word</Application>
  <DocSecurity>0</DocSecurity>
  <Lines>31</Lines>
  <Paragraphs>9</Paragraphs>
  <ScaleCrop>false</ScaleCrop>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禹逸雄</dc:creator>
  <cp:keywords/>
  <dc:description/>
  <cp:lastModifiedBy>YUYixiong</cp:lastModifiedBy>
  <cp:revision>227</cp:revision>
  <dcterms:created xsi:type="dcterms:W3CDTF">2021-06-30T02:00:00Z</dcterms:created>
  <dcterms:modified xsi:type="dcterms:W3CDTF">2021-06-30T12:54:00Z</dcterms:modified>
</cp:coreProperties>
</file>